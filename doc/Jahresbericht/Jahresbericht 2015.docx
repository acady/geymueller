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D883F" w14:textId="77777777"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14:anchorId="60E1AFBE" wp14:editId="4D20022F">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7">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14:paraId="20B09967" w14:textId="77777777" w:rsidR="001F0150" w:rsidRPr="00EB1EB3" w:rsidRDefault="001F0150">
      <w:pPr>
        <w:rPr>
          <w:rFonts w:ascii="Helvetica Neue" w:hAnsi="Helvetica Neue"/>
          <w:sz w:val="32"/>
        </w:rPr>
      </w:pPr>
    </w:p>
    <w:p w14:paraId="31F9C6F5" w14:textId="77777777" w:rsidR="00E12819" w:rsidRPr="00EB1EB3" w:rsidRDefault="00E12819">
      <w:pPr>
        <w:rPr>
          <w:rFonts w:ascii="Helvetica Neue" w:hAnsi="Helvetica Neue"/>
          <w:sz w:val="32"/>
        </w:rPr>
      </w:pPr>
    </w:p>
    <w:p w14:paraId="565263DE" w14:textId="77777777" w:rsidR="00EB1EB3" w:rsidRDefault="00EB1EB3">
      <w:pPr>
        <w:rPr>
          <w:rFonts w:ascii="Helvetica Neue" w:hAnsi="Helvetica Neue"/>
          <w:sz w:val="32"/>
        </w:rPr>
      </w:pPr>
      <w:r w:rsidRPr="00EB1EB3">
        <w:rPr>
          <w:rFonts w:ascii="Helvetica Neue" w:hAnsi="Helvetica Neue"/>
          <w:sz w:val="32"/>
        </w:rPr>
        <w:t xml:space="preserve">  </w:t>
      </w:r>
    </w:p>
    <w:p w14:paraId="31CE24B3" w14:textId="77777777" w:rsidR="00EB1EB3" w:rsidRPr="00EB1EB3" w:rsidRDefault="00EB1EB3">
      <w:pPr>
        <w:rPr>
          <w:rFonts w:ascii="Helvetica Neue" w:hAnsi="Helvetica Neue"/>
          <w:sz w:val="32"/>
        </w:rPr>
      </w:pPr>
    </w:p>
    <w:p w14:paraId="4C62B3D4" w14:textId="77777777" w:rsidR="001F0150" w:rsidRPr="002B1A19" w:rsidRDefault="001F0150">
      <w:pPr>
        <w:rPr>
          <w:rFonts w:ascii="Helvetica Neue" w:hAnsi="Helvetica Neue"/>
          <w:sz w:val="60"/>
        </w:rPr>
      </w:pPr>
      <w:r w:rsidRPr="002B1A19">
        <w:rPr>
          <w:rFonts w:ascii="Helvetica Neue" w:hAnsi="Helvetica Neue"/>
          <w:sz w:val="60"/>
        </w:rPr>
        <w:t>Jahresbericht 2015</w:t>
      </w:r>
    </w:p>
    <w:p w14:paraId="0199ACD4" w14:textId="77777777" w:rsidR="001F0150" w:rsidRDefault="001F0150">
      <w:pPr>
        <w:rPr>
          <w:rFonts w:ascii="Helvetica Neue" w:hAnsi="Helvetica Neue"/>
          <w:sz w:val="22"/>
        </w:rPr>
      </w:pPr>
    </w:p>
    <w:p w14:paraId="7F87E833" w14:textId="77777777"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Architecture – A Digital Anthology of Heinrich von Geymüller </w:t>
      </w:r>
    </w:p>
    <w:p w14:paraId="1BE3ECA9" w14:textId="77777777" w:rsidR="00E12819" w:rsidRDefault="00E12819">
      <w:pPr>
        <w:rPr>
          <w:rFonts w:ascii="Helvetica Neue Light" w:hAnsi="Helvetica Neue Light"/>
          <w:sz w:val="22"/>
        </w:rPr>
      </w:pPr>
    </w:p>
    <w:p w14:paraId="11FABF47" w14:textId="77777777"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14:paraId="5B88BCE4" w14:textId="77777777" w:rsidR="00B12A30" w:rsidRPr="00EB1EB3"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u w:val="single"/>
        </w:rPr>
      </w:pPr>
      <w:ins w:id="2" w:author="Christoph Breser" w:date="2016-02-05T11:05:00Z">
        <w:r w:rsidRPr="00EB1EB3">
          <w:rPr>
            <w:rFonts w:ascii="Helvetica Neue" w:hAnsi="Helvetica Neue"/>
            <w:b/>
            <w:sz w:val="22"/>
            <w:u w:val="single"/>
          </w:rPr>
          <w:t>Durchgeführte Forschungen (Research highlights)</w:t>
        </w:r>
      </w:ins>
    </w:p>
    <w:p w14:paraId="27C35637" w14:textId="77777777" w:rsidR="00B12A30" w:rsidRPr="00B12A30" w:rsidRDefault="00B12A30" w:rsidP="00975AE2">
      <w:pPr>
        <w:widowControl w:val="0"/>
        <w:autoSpaceDE w:val="0"/>
        <w:autoSpaceDN w:val="0"/>
        <w:adjustRightInd w:val="0"/>
        <w:spacing w:after="0"/>
        <w:rPr>
          <w:rFonts w:ascii="Helvetica Neue Light" w:hAnsi="Helvetica Neue Light"/>
          <w:b/>
          <w:sz w:val="22"/>
        </w:rPr>
      </w:pPr>
    </w:p>
    <w:p w14:paraId="0BCF383A" w14:textId="77777777"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DuCerceau/Renaissance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14:paraId="27ACBE0C" w14:textId="77777777" w:rsidR="00EC7FFB" w:rsidRDefault="00D66371" w:rsidP="00D66371">
      <w:pPr>
        <w:jc w:val="both"/>
        <w:rPr>
          <w:ins w:id="3"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wurde die analog übernommene Inventarliste in Excel-F</w:t>
      </w:r>
      <w:r w:rsidR="00CD5193">
        <w:rPr>
          <w:rFonts w:ascii="Helvetica Neue Light" w:hAnsi="Helvetica Neue Light"/>
          <w:sz w:val="22"/>
        </w:rPr>
        <w:t>ormat digitalisiert und ergänzt. Weiters</w:t>
      </w:r>
      <w:r w:rsidR="00954332">
        <w:rPr>
          <w:rFonts w:ascii="Helvetica Neue Light" w:hAnsi="Helvetica Neue Light"/>
          <w:sz w:val="22"/>
        </w:rPr>
        <w:t xml:space="preserve"> </w:t>
      </w:r>
      <w:r w:rsidR="00CD5193">
        <w:rPr>
          <w:rFonts w:ascii="Helvetica Neue Light" w:hAnsi="Helvetica Neue Light"/>
          <w:sz w:val="22"/>
        </w:rPr>
        <w:t xml:space="preserve">wurden </w:t>
      </w:r>
      <w:r w:rsidR="00954332">
        <w:rPr>
          <w:rFonts w:ascii="Helvetica Neue Light" w:hAnsi="Helvetica Neue Light"/>
          <w:sz w:val="22"/>
        </w:rPr>
        <w:t xml:space="preserve">Fotografien </w:t>
      </w:r>
      <w:r w:rsidR="00CD5193">
        <w:rPr>
          <w:rFonts w:ascii="Helvetica Neue Light" w:hAnsi="Helvetica Neue Light"/>
          <w:sz w:val="22"/>
        </w:rPr>
        <w:t>der wichtigsten</w:t>
      </w:r>
      <w:r w:rsidR="00954332">
        <w:rPr>
          <w:rFonts w:ascii="Helvetica Neue Light" w:hAnsi="Helvetica Neue Light"/>
          <w:sz w:val="22"/>
        </w:rPr>
        <w:t xml:space="preserve"> </w:t>
      </w:r>
      <w:r>
        <w:rPr>
          <w:rFonts w:ascii="Helvetica Neue Light" w:hAnsi="Helvetica Neue Light"/>
          <w:sz w:val="22"/>
        </w:rPr>
        <w:t>O</w:t>
      </w:r>
      <w:r w:rsidR="00CD5193">
        <w:rPr>
          <w:rFonts w:ascii="Helvetica Neue Light" w:hAnsi="Helvetica Neue Light"/>
          <w:sz w:val="22"/>
        </w:rPr>
        <w:t>bjekte</w:t>
      </w:r>
      <w:r>
        <w:rPr>
          <w:rFonts w:ascii="Helvetica Neue Light" w:hAnsi="Helvetica Neue Light"/>
          <w:sz w:val="22"/>
        </w:rPr>
        <w:t xml:space="preserve">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CD5193">
        <w:rPr>
          <w:rFonts w:ascii="Helvetica Neue Light" w:hAnsi="Helvetica Neue Light"/>
          <w:sz w:val="22"/>
        </w:rPr>
        <w:t xml:space="preserve">dabei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4" w:author="stefan zedlacher" w:date="2016-02-03T17:17:00Z">
        <w:r w:rsidR="00EC7FFB" w:rsidDel="00BA5591">
          <w:rPr>
            <w:rFonts w:ascii="Helvetica Neue Light" w:hAnsi="Helvetica Neue Light"/>
            <w:sz w:val="22"/>
          </w:rPr>
          <w:delText>eine Netzwerkgrafik</w:delText>
        </w:r>
      </w:del>
      <w:ins w:id="5"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w:t>
      </w:r>
      <w:r w:rsidR="00CD5193">
        <w:rPr>
          <w:rFonts w:ascii="Helvetica Neue Light" w:hAnsi="Helvetica Neue Light"/>
          <w:sz w:val="22"/>
        </w:rPr>
        <w:t xml:space="preserve">programmiert </w:t>
      </w:r>
      <w:r w:rsidR="00EC7FFB">
        <w:rPr>
          <w:rFonts w:ascii="Helvetica Neue Light" w:hAnsi="Helvetica Neue Light"/>
          <w:sz w:val="22"/>
        </w:rPr>
        <w:t>wurde</w:t>
      </w:r>
      <w:r w:rsidR="00CD5193">
        <w:rPr>
          <w:rFonts w:ascii="Helvetica Neue Light" w:hAnsi="Helvetica Neue Light"/>
          <w:sz w:val="22"/>
        </w:rPr>
        <w:t>n</w:t>
      </w:r>
      <w:r w:rsidR="00EC7FFB">
        <w:rPr>
          <w:rFonts w:ascii="Helvetica Neue Light" w:hAnsi="Helvetica Neue Light"/>
          <w:sz w:val="22"/>
        </w:rPr>
        <w:t xml:space="preserve">. Sie </w:t>
      </w:r>
      <w:del w:id="6" w:author="stefan zedlacher" w:date="2016-02-03T17:18:00Z">
        <w:r w:rsidR="00EC7FFB" w:rsidDel="00BA5591">
          <w:rPr>
            <w:rFonts w:ascii="Helvetica Neue Light" w:hAnsi="Helvetica Neue Light"/>
            <w:sz w:val="22"/>
          </w:rPr>
          <w:delText xml:space="preserve">visualisiert </w:delText>
        </w:r>
      </w:del>
      <w:ins w:id="7"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die sozialen Verbindungen Geymüllers</w:t>
      </w:r>
      <w:ins w:id="8"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9" w:author="stefan zedlacher" w:date="2016-02-03T17:18:00Z">
        <w:r w:rsidR="00EC7FFB" w:rsidDel="00BA5591">
          <w:rPr>
            <w:rFonts w:ascii="Helvetica Neue Light" w:hAnsi="Helvetica Neue Light"/>
            <w:sz w:val="22"/>
          </w:rPr>
          <w:delText>wird in das Endprodukt integriert werden</w:delText>
        </w:r>
      </w:del>
      <w:ins w:id="10" w:author="stefan zedlacher" w:date="2016-02-03T17:18:00Z">
        <w:r w:rsidR="00BA5591">
          <w:rPr>
            <w:rFonts w:ascii="Helvetica Neue Light" w:hAnsi="Helvetica Neue Light"/>
            <w:sz w:val="22"/>
          </w:rPr>
          <w:t>g</w:t>
        </w:r>
      </w:ins>
      <w:r w:rsidR="00CD5193">
        <w:rPr>
          <w:rFonts w:ascii="Helvetica Neue Light" w:hAnsi="Helvetica Neue Light"/>
          <w:sz w:val="22"/>
        </w:rPr>
        <w:t>e</w:t>
      </w:r>
      <w:ins w:id="11" w:author="stefan zedlacher" w:date="2016-02-03T17:18:00Z">
        <w:r w:rsidR="00BA5591">
          <w:rPr>
            <w:rFonts w:ascii="Helvetica Neue Light" w:hAnsi="Helvetica Neue Light"/>
            <w:sz w:val="22"/>
          </w:rPr>
          <w:t>ben über die Interaktion der Personen, Quellen und Orte Aufschluss</w:t>
        </w:r>
      </w:ins>
      <w:r w:rsidR="00EC7FFB">
        <w:rPr>
          <w:rFonts w:ascii="Helvetica Neue Light" w:hAnsi="Helvetica Neue Light"/>
          <w:sz w:val="22"/>
        </w:rPr>
        <w:t>.</w:t>
      </w:r>
      <w:ins w:id="12"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 xml:space="preserve">Darüber hinaus konnten </w:t>
      </w:r>
      <w:r w:rsidR="00CD5193">
        <w:rPr>
          <w:rFonts w:ascii="Helvetica Neue Light" w:hAnsi="Helvetica Neue Light"/>
          <w:sz w:val="22"/>
        </w:rPr>
        <w:t xml:space="preserve">dadurch auch </w:t>
      </w:r>
      <w:r w:rsidR="00B12A30">
        <w:rPr>
          <w:rFonts w:ascii="Helvetica Neue Light" w:hAnsi="Helvetica Neue Light"/>
          <w:sz w:val="22"/>
        </w:rPr>
        <w:t>Fehler in den Datensätzen identifiziert und entschlüsselt werden.</w:t>
      </w:r>
      <w:r w:rsidR="00CD5193">
        <w:rPr>
          <w:rFonts w:ascii="Helvetica Neue Light" w:hAnsi="Helvetica Neue Light"/>
          <w:sz w:val="22"/>
        </w:rPr>
        <w:t xml:space="preserve"> Auf Grund der fortlaufender</w:t>
      </w:r>
      <w:r w:rsidR="00B12A30">
        <w:rPr>
          <w:rFonts w:ascii="Helvetica Neue Light" w:hAnsi="Helvetica Neue Light"/>
          <w:sz w:val="22"/>
        </w:rPr>
        <w:t xml:space="preserve"> Ergänzung</w:t>
      </w:r>
      <w:r w:rsidR="00CD5193">
        <w:rPr>
          <w:rFonts w:ascii="Helvetica Neue Light" w:hAnsi="Helvetica Neue Light"/>
          <w:sz w:val="22"/>
        </w:rPr>
        <w:t>en</w:t>
      </w:r>
      <w:r w:rsidR="00B12A30">
        <w:rPr>
          <w:rFonts w:ascii="Helvetica Neue Light" w:hAnsi="Helvetica Neue Light"/>
          <w:sz w:val="22"/>
        </w:rPr>
        <w:t xml:space="preserve"> und Aktualisierung</w:t>
      </w:r>
      <w:r w:rsidR="00CD5193">
        <w:rPr>
          <w:rFonts w:ascii="Helvetica Neue Light" w:hAnsi="Helvetica Neue Light"/>
          <w:sz w:val="22"/>
        </w:rPr>
        <w:t>en</w:t>
      </w:r>
      <w:r w:rsidR="00B12A30">
        <w:rPr>
          <w:rFonts w:ascii="Helvetica Neue Light" w:hAnsi="Helvetica Neue Light"/>
          <w:sz w:val="22"/>
        </w:rPr>
        <w:t xml:space="preserve"> wurde eine </w:t>
      </w:r>
      <w:ins w:id="13"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4" w:author="stefan zedlacher" w:date="2016-02-03T17:32:00Z">
        <w:r w:rsidR="00F20D85">
          <w:rPr>
            <w:rFonts w:ascii="Helvetica Neue Light" w:hAnsi="Helvetica Neue Light"/>
            <w:sz w:val="22"/>
          </w:rPr>
          <w:t>fähige</w:t>
        </w:r>
      </w:ins>
      <w:r w:rsidR="00B12A30">
        <w:rPr>
          <w:rFonts w:ascii="Helvetica Neue Light" w:hAnsi="Helvetica Neue Light"/>
          <w:sz w:val="22"/>
        </w:rPr>
        <w:t xml:space="preserve"> </w:t>
      </w:r>
      <w:ins w:id="15"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6" w:author="stefan zedlacher" w:date="2016-02-03T17:19:00Z">
        <w:r w:rsidR="00EC7FFB" w:rsidDel="00BA5591">
          <w:rPr>
            <w:rFonts w:ascii="Helvetica Neue Light" w:hAnsi="Helvetica Neue Light"/>
            <w:sz w:val="22"/>
          </w:rPr>
          <w:delText xml:space="preserve"> </w:delText>
        </w:r>
      </w:del>
      <w:ins w:id="17" w:author="stefan zedlacher" w:date="2016-02-03T17:20:00Z">
        <w:r w:rsidR="00F26B1F">
          <w:rPr>
            <w:rFonts w:ascii="Helvetica Neue Light" w:hAnsi="Helvetica Neue Light"/>
            <w:sz w:val="22"/>
          </w:rPr>
          <w:t>angularJS</w:t>
        </w:r>
      </w:ins>
      <w:ins w:id="18" w:author="stefan zedlacher" w:date="2016-02-03T17:21:00Z">
        <w:r w:rsidR="00F26B1F">
          <w:rPr>
            <w:rFonts w:ascii="Helvetica Neue Light" w:hAnsi="Helvetica Neue Light"/>
            <w:sz w:val="22"/>
          </w:rPr>
          <w:t>)</w:t>
        </w:r>
      </w:ins>
      <w:ins w:id="19" w:author="stefan zedlacher" w:date="2016-02-03T17:33:00Z">
        <w:r w:rsidR="00F20D85">
          <w:rPr>
            <w:rFonts w:ascii="Helvetica Neue Light" w:hAnsi="Helvetica Neue Light"/>
            <w:sz w:val="22"/>
          </w:rPr>
          <w:t xml:space="preserve"> </w:t>
        </w:r>
      </w:ins>
      <w:r w:rsidR="00B12A30">
        <w:rPr>
          <w:rFonts w:ascii="Helvetica Neue Light" w:hAnsi="Helvetica Neue Light"/>
          <w:sz w:val="22"/>
        </w:rPr>
        <w:t xml:space="preserve">programmiert, </w:t>
      </w:r>
      <w:ins w:id="20" w:author="stefan zedlacher" w:date="2016-02-03T17:33:00Z">
        <w:r w:rsidR="00F20D85">
          <w:rPr>
            <w:rFonts w:ascii="Helvetica Neue Light" w:hAnsi="Helvetica Neue Light"/>
            <w:sz w:val="22"/>
          </w:rPr>
          <w:t xml:space="preserve">die </w:t>
        </w:r>
      </w:ins>
      <w:r w:rsidR="00B12A30">
        <w:rPr>
          <w:rFonts w:ascii="Helvetica Neue Light" w:hAnsi="Helvetica Neue Light"/>
          <w:sz w:val="22"/>
        </w:rPr>
        <w:t xml:space="preserve">weiters zur </w:t>
      </w:r>
      <w:ins w:id="21" w:author="stefan zedlacher" w:date="2016-02-03T17:33:00Z">
        <w:r w:rsidR="00F20D85">
          <w:rPr>
            <w:rFonts w:ascii="Helvetica Neue Light" w:hAnsi="Helvetica Neue Light"/>
            <w:sz w:val="22"/>
          </w:rPr>
          <w:t xml:space="preserve">Analyse der Daten eingesetzt wird. </w:t>
        </w:r>
      </w:ins>
    </w:p>
    <w:p w14:paraId="290395F2" w14:textId="77777777" w:rsidR="00F20D85" w:rsidRDefault="00CD5193" w:rsidP="00D66371">
      <w:pPr>
        <w:jc w:val="both"/>
        <w:rPr>
          <w:ins w:id="22" w:author="stefan zedlacher" w:date="2016-02-03T17:43:00Z"/>
          <w:rFonts w:ascii="Helvetica Neue Light" w:hAnsi="Helvetica Neue Light"/>
          <w:sz w:val="22"/>
        </w:rPr>
      </w:pPr>
      <w:ins w:id="23" w:author="stefan zedlacher" w:date="2016-02-03T17:42:00Z">
        <w:r>
          <w:rPr>
            <w:rFonts w:ascii="Helvetica Neue Light" w:hAnsi="Helvetica Neue Light"/>
            <w:noProof/>
            <w:sz w:val="22"/>
            <w:lang w:eastAsia="de-DE"/>
            <w:rPrChange w:id="24">
              <w:rPr>
                <w:noProof/>
                <w:lang w:eastAsia="de-DE"/>
              </w:rPr>
            </w:rPrChange>
          </w:rPr>
          <w:lastRenderedPageBreak/>
          <w:drawing>
            <wp:inline distT="0" distB="0" distL="0" distR="0" wp14:anchorId="6000B012" wp14:editId="156F8B11">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9023" cy="2177156"/>
                      </a:xfrm>
                      <a:prstGeom prst="rect">
                        <a:avLst/>
                      </a:prstGeom>
                      <a:noFill/>
                      <a:ln>
                        <a:noFill/>
                      </a:ln>
                    </pic:spPr>
                  </pic:pic>
                </a:graphicData>
              </a:graphic>
            </wp:inline>
          </w:drawing>
        </w:r>
      </w:ins>
    </w:p>
    <w:p w14:paraId="099C389D" w14:textId="77777777" w:rsidR="00166AA5" w:rsidRPr="00166AA5" w:rsidRDefault="00166AA5" w:rsidP="00D66371">
      <w:pPr>
        <w:jc w:val="both"/>
        <w:rPr>
          <w:ins w:id="25" w:author="stefan zedlacher" w:date="2016-02-03T17:33:00Z"/>
          <w:rFonts w:ascii="Helvetica Neue Light" w:hAnsi="Helvetica Neue Light"/>
          <w:i/>
          <w:sz w:val="16"/>
          <w:szCs w:val="16"/>
          <w:rPrChange w:id="26" w:author="stefan zedlacher" w:date="2016-02-03T17:43:00Z">
            <w:rPr>
              <w:ins w:id="27" w:author="stefan zedlacher" w:date="2016-02-03T17:33:00Z"/>
              <w:rFonts w:ascii="Helvetica Neue Light" w:hAnsi="Helvetica Neue Light"/>
              <w:sz w:val="22"/>
            </w:rPr>
          </w:rPrChange>
        </w:rPr>
      </w:pPr>
      <w:ins w:id="28" w:author="stefan zedlacher" w:date="2016-02-03T17:43:00Z">
        <w:r w:rsidRPr="00166AA5">
          <w:rPr>
            <w:rFonts w:ascii="Helvetica Neue Light" w:hAnsi="Helvetica Neue Light"/>
            <w:i/>
            <w:sz w:val="16"/>
            <w:szCs w:val="16"/>
          </w:rPr>
          <w:t>Bild 1: N</w:t>
        </w:r>
        <w:r w:rsidR="00041E3E" w:rsidRPr="00041E3E">
          <w:rPr>
            <w:rFonts w:ascii="Helvetica Neue Light" w:hAnsi="Helvetica Neue Light"/>
            <w:i/>
            <w:sz w:val="16"/>
            <w:szCs w:val="16"/>
            <w:rPrChange w:id="29" w:author="stefan zedlacher" w:date="2016-02-03T17:43:00Z">
              <w:rPr>
                <w:rFonts w:ascii="Helvetica Neue Light" w:hAnsi="Helvetica Neue Light"/>
                <w:sz w:val="22"/>
              </w:rPr>
            </w:rPrChange>
          </w:rPr>
          <w:t>etzwerk Visualisierung mit d3JS.</w:t>
        </w:r>
      </w:ins>
    </w:p>
    <w:p w14:paraId="49348E64" w14:textId="77777777" w:rsidR="00B12A30" w:rsidRDefault="00B12A30" w:rsidP="00D66371">
      <w:pPr>
        <w:jc w:val="both"/>
        <w:rPr>
          <w:rFonts w:ascii="Helvetica Neue Light" w:hAnsi="Helvetica Neue Light"/>
          <w:sz w:val="22"/>
        </w:rPr>
      </w:pPr>
    </w:p>
    <w:p w14:paraId="00476461" w14:textId="77777777"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 xml:space="preserve">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30"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1"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2"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3" w:author="stefan zedlacher" w:date="2016-02-03T17:16:00Z">
        <w:r w:rsidR="00BA5591">
          <w:rPr>
            <w:rFonts w:ascii="Helvetica Neue Light" w:hAnsi="Helvetica Neue Light"/>
            <w:sz w:val="22"/>
          </w:rPr>
          <w:t>Bilder</w:t>
        </w:r>
      </w:ins>
      <w:r>
        <w:rPr>
          <w:rFonts w:ascii="Helvetica Neue Light" w:hAnsi="Helvetica Neue Light"/>
          <w:sz w:val="22"/>
        </w:rPr>
        <w:t>n</w:t>
      </w:r>
      <w:ins w:id="34"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5" w:author="stefan zedlacher" w:date="2016-02-03T17:16:00Z">
        <w:r w:rsidR="00BA5591">
          <w:rPr>
            <w:rFonts w:ascii="Helvetica Neue Light" w:hAnsi="Helvetica Neue Light"/>
            <w:sz w:val="22"/>
          </w:rPr>
          <w:t>deren visuelle</w:t>
        </w:r>
      </w:ins>
      <w:r>
        <w:rPr>
          <w:rFonts w:ascii="Helvetica Neue Light" w:hAnsi="Helvetica Neue Light"/>
          <w:sz w:val="22"/>
        </w:rPr>
        <w:t>n</w:t>
      </w:r>
      <w:ins w:id="36"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7" w:author="stefan zedlacher" w:date="2016-02-03T17:16:00Z">
        <w:r w:rsidR="00BA5591">
          <w:rPr>
            <w:rFonts w:ascii="Helvetica Neue Light" w:hAnsi="Helvetica Neue Light"/>
            <w:sz w:val="22"/>
          </w:rPr>
          <w:t xml:space="preserve"> </w:t>
        </w:r>
      </w:ins>
      <w:del w:id="38"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im Juli </w:t>
      </w:r>
      <w:r>
        <w:rPr>
          <w:rFonts w:ascii="Helvetica Neue Light" w:hAnsi="Helvetica Neue Light"/>
          <w:sz w:val="22"/>
        </w:rPr>
        <w:t xml:space="preserve">2015 </w:t>
      </w:r>
      <w:r w:rsidR="008F69A9">
        <w:rPr>
          <w:rFonts w:ascii="Helvetica Neue Light" w:hAnsi="Helvetica Neue Light"/>
          <w:sz w:val="22"/>
        </w:rPr>
        <w:t>die ersten Objekte überstellt.</w:t>
      </w:r>
    </w:p>
    <w:p w14:paraId="4DE28CBE" w14:textId="77777777" w:rsidR="00FD030A" w:rsidRDefault="00DF5760" w:rsidP="00CD5193">
      <w:pPr>
        <w:jc w:val="both"/>
        <w:rPr>
          <w:ins w:id="39" w:author="stefan zedlacher" w:date="2016-02-03T17:03:00Z"/>
          <w:rFonts w:ascii="Helvetica Neue Light" w:hAnsi="Helvetica Neue Light"/>
          <w:sz w:val="22"/>
        </w:rPr>
      </w:pPr>
      <w:r>
        <w:rPr>
          <w:rFonts w:ascii="Helvetica Neue Light" w:hAnsi="Helvetica Neue Light"/>
          <w:sz w:val="22"/>
        </w:rPr>
        <w:t xml:space="preserve">Die Erstellung </w:t>
      </w:r>
      <w:r w:rsidR="00CD5193">
        <w:rPr>
          <w:rFonts w:ascii="Helvetica Neue Light" w:hAnsi="Helvetica Neue Light"/>
          <w:sz w:val="22"/>
        </w:rPr>
        <w:t xml:space="preserve">des </w:t>
      </w:r>
      <w:r>
        <w:rPr>
          <w:rFonts w:ascii="Helvetica Neue Light" w:hAnsi="Helvetica Neue Light"/>
          <w:sz w:val="22"/>
        </w:rPr>
        <w:t xml:space="preserve">Datenmodells konnte der </w:t>
      </w:r>
      <w:r w:rsidR="00CD5193">
        <w:rPr>
          <w:rFonts w:ascii="Helvetica Neue Light" w:hAnsi="Helvetica Neue Light"/>
          <w:sz w:val="22"/>
        </w:rPr>
        <w:t xml:space="preserve">inhaltlichen </w:t>
      </w:r>
      <w:r>
        <w:rPr>
          <w:rFonts w:ascii="Helvetica Neue Light" w:hAnsi="Helvetica Neue Light"/>
          <w:sz w:val="22"/>
        </w:rPr>
        <w:t xml:space="preserve">Verarbeitung </w:t>
      </w:r>
      <w:r w:rsidR="00CD5193">
        <w:rPr>
          <w:rFonts w:ascii="Helvetica Neue Light" w:hAnsi="Helvetica Neue Light"/>
          <w:sz w:val="22"/>
        </w:rPr>
        <w:t xml:space="preserve">der </w:t>
      </w:r>
      <w:r w:rsidR="00E42689">
        <w:rPr>
          <w:rFonts w:ascii="Helvetica Neue Light" w:hAnsi="Helvetica Neue Light"/>
          <w:sz w:val="22"/>
        </w:rPr>
        <w:t>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w:t>
      </w:r>
      <w:r w:rsidR="00CD5193">
        <w:rPr>
          <w:rFonts w:ascii="Helvetica Neue Light" w:hAnsi="Helvetica Neue Light"/>
          <w:sz w:val="22"/>
        </w:rPr>
        <w:t xml:space="preserve">in das Datenmodell ein untergeordnetes Referenzsystem eingefügt wurde. Die Objekte werden nun nicht mehr nur in den Gattungen Bild- und Textquellen unterschieden, sondern hinsichtlich ihrer Handlungs- oder Aussagepotentiale, welche sich auf überschneidende Inhalte beziehen. Auf Grund der, vor allem für die Architekturgeschichtsforschung von Interesse erscheinenden ideen- und wissenschaftsgeschichtlichen Aspekte werden sie zusätzlich über eine übergeordnete Ebene zur Idee (Konzept) klassifiziert, sowie über eine untergeordnete Ebene zum aktuellen Wissensstand (Interpretation, Publikation). </w:t>
      </w:r>
      <w:r w:rsidR="00817621">
        <w:rPr>
          <w:rFonts w:ascii="Helvetica Neue Light" w:hAnsi="Helvetica Neue Light"/>
          <w:sz w:val="22"/>
        </w:rPr>
        <w:t xml:space="preserve">Die Verknüpfung </w:t>
      </w:r>
      <w:r w:rsidR="00CD5193">
        <w:rPr>
          <w:rFonts w:ascii="Helvetica Neue Light" w:hAnsi="Helvetica Neue Light"/>
          <w:sz w:val="22"/>
        </w:rPr>
        <w:t xml:space="preserve">durch diese </w:t>
      </w:r>
      <w:r w:rsidR="00817621">
        <w:rPr>
          <w:rFonts w:ascii="Helvetica Neue Light" w:hAnsi="Helvetica Neue Light"/>
          <w:sz w:val="22"/>
        </w:rPr>
        <w:t xml:space="preserve">Referenzebenen verspricht </w:t>
      </w:r>
      <w:r w:rsidR="00CD5193">
        <w:rPr>
          <w:rFonts w:ascii="Helvetica Neue Light" w:hAnsi="Helvetica Neue Light"/>
          <w:sz w:val="22"/>
        </w:rPr>
        <w:t xml:space="preserve">eine </w:t>
      </w:r>
      <w:r w:rsidR="00817621">
        <w:rPr>
          <w:rFonts w:ascii="Helvetica Neue Light" w:hAnsi="Helvetica Neue Light"/>
          <w:sz w:val="22"/>
        </w:rPr>
        <w:t xml:space="preserve">Ordnung </w:t>
      </w:r>
      <w:r w:rsidR="00CD5193">
        <w:rPr>
          <w:rFonts w:ascii="Helvetica Neue Light" w:hAnsi="Helvetica Neue Light"/>
          <w:sz w:val="22"/>
        </w:rPr>
        <w:t xml:space="preserve">hinsichtlich der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CD5193">
        <w:rPr>
          <w:rFonts w:ascii="Helvetica Neue Light" w:hAnsi="Helvetica Neue Light"/>
          <w:sz w:val="22"/>
        </w:rPr>
        <w:t>en</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14:paraId="073E3503" w14:textId="77777777" w:rsidR="00FD030A" w:rsidRDefault="00FD030A" w:rsidP="00D66371">
      <w:pPr>
        <w:jc w:val="both"/>
        <w:rPr>
          <w:ins w:id="40" w:author="stefan zedlacher" w:date="2016-02-03T17:44:00Z"/>
          <w:rFonts w:ascii="Helvetica Neue Light" w:hAnsi="Helvetica Neue Light"/>
          <w:sz w:val="22"/>
        </w:rPr>
      </w:pPr>
      <w:ins w:id="41"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2"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3" w:author="stefan zedlacher" w:date="2016-02-03T17:08:00Z">
        <w:r>
          <w:rPr>
            <w:rFonts w:ascii="Helvetica Neue Light" w:hAnsi="Helvetica Neue Light"/>
            <w:sz w:val="22"/>
          </w:rPr>
          <w:t>Da sich schon in den ersten Analysen zeigte, dass Netzwerkdarstellungen ein geeignetes Analyse</w:t>
        </w:r>
      </w:ins>
      <w:ins w:id="44" w:author="stefan zedlacher" w:date="2016-02-03T17:15:00Z">
        <w:r w:rsidR="00BA5591">
          <w:rPr>
            <w:rFonts w:ascii="Helvetica Neue Light" w:hAnsi="Helvetica Neue Light"/>
            <w:sz w:val="22"/>
          </w:rPr>
          <w:t>-</w:t>
        </w:r>
      </w:ins>
      <w:ins w:id="45"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6" w:author="stefan zedlacher" w:date="2016-02-03T17:15:00Z">
        <w:r w:rsidR="00BA5591">
          <w:rPr>
            <w:rFonts w:ascii="Helvetica Neue Light" w:hAnsi="Helvetica Neue Light"/>
            <w:sz w:val="22"/>
          </w:rPr>
          <w:t>,</w:t>
        </w:r>
      </w:ins>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fiel auch hier die Entscheidung auf </w:t>
      </w:r>
      <w:r w:rsidR="00C229E8">
        <w:rPr>
          <w:rFonts w:ascii="Helvetica Neue Light" w:hAnsi="Helvetica Neue Light"/>
          <w:sz w:val="22"/>
        </w:rPr>
        <w:t>diese</w:t>
      </w:r>
      <w:ins w:id="48"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9" w:author="stefan zedlacher" w:date="2016-02-03T17:08:00Z">
        <w:r>
          <w:rPr>
            <w:rFonts w:ascii="Helvetica Neue Light" w:hAnsi="Helvetica Neue Light"/>
            <w:sz w:val="22"/>
          </w:rPr>
          <w:t>aktualisierten Datensätze, die Bilder und deren Referenzmodell</w:t>
        </w:r>
      </w:ins>
      <w:ins w:id="50"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1" w:author="stefan zedlacher" w:date="2016-02-03T17:15:00Z">
        <w:r w:rsidR="00BA5591">
          <w:rPr>
            <w:rFonts w:ascii="Helvetica Neue Light" w:hAnsi="Helvetica Neue Light"/>
            <w:sz w:val="22"/>
          </w:rPr>
          <w:t>fortlaufend</w:t>
        </w:r>
      </w:ins>
      <w:ins w:id="52" w:author="stefan zedlacher" w:date="2016-02-03T17:08:00Z">
        <w:r>
          <w:rPr>
            <w:rFonts w:ascii="Helvetica Neue Light" w:hAnsi="Helvetica Neue Light"/>
            <w:sz w:val="22"/>
          </w:rPr>
          <w:t xml:space="preserve"> in eine Graphendatenbank übertragen (Neo4j)</w:t>
        </w:r>
      </w:ins>
      <w:ins w:id="53" w:author="stefan zedlacher" w:date="2016-02-03T17:10:00Z">
        <w:r>
          <w:rPr>
            <w:rFonts w:ascii="Helvetica Neue Light" w:hAnsi="Helvetica Neue Light"/>
            <w:sz w:val="22"/>
          </w:rPr>
          <w:t xml:space="preserve">. </w:t>
        </w:r>
      </w:ins>
    </w:p>
    <w:p w14:paraId="788469BC" w14:textId="77777777" w:rsidR="00166AA5" w:rsidRDefault="00CD5193" w:rsidP="00D66371">
      <w:pPr>
        <w:jc w:val="both"/>
        <w:rPr>
          <w:ins w:id="54" w:author="stefan zedlacher" w:date="2016-02-03T17:44:00Z"/>
          <w:rFonts w:ascii="Helvetica Neue Light" w:hAnsi="Helvetica Neue Light"/>
          <w:sz w:val="22"/>
        </w:rPr>
      </w:pPr>
      <w:ins w:id="55" w:author="stefan zedlacher" w:date="2016-02-03T17:44:00Z">
        <w:r>
          <w:rPr>
            <w:rFonts w:ascii="Helvetica Neue Light" w:hAnsi="Helvetica Neue Light"/>
            <w:noProof/>
            <w:sz w:val="22"/>
            <w:lang w:eastAsia="de-DE"/>
            <w:rPrChange w:id="56">
              <w:rPr>
                <w:noProof/>
                <w:lang w:eastAsia="de-DE"/>
              </w:rPr>
            </w:rPrChange>
          </w:rPr>
          <w:drawing>
            <wp:inline distT="0" distB="0" distL="0" distR="0" wp14:anchorId="7336CD8F" wp14:editId="1878E49B">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20950"/>
                      </a:xfrm>
                      <a:prstGeom prst="rect">
                        <a:avLst/>
                      </a:prstGeom>
                      <a:noFill/>
                      <a:ln>
                        <a:noFill/>
                      </a:ln>
                    </pic:spPr>
                  </pic:pic>
                </a:graphicData>
              </a:graphic>
            </wp:inline>
          </w:drawing>
        </w:r>
      </w:ins>
    </w:p>
    <w:p w14:paraId="0AD9539A" w14:textId="77777777" w:rsidR="00166AA5" w:rsidRPr="00166AA5" w:rsidRDefault="00166AA5" w:rsidP="00D66371">
      <w:pPr>
        <w:jc w:val="both"/>
        <w:rPr>
          <w:ins w:id="57" w:author="stefan zedlacher" w:date="2016-02-03T17:03:00Z"/>
          <w:rFonts w:ascii="Helvetica Neue Light" w:hAnsi="Helvetica Neue Light"/>
          <w:i/>
          <w:sz w:val="16"/>
          <w:szCs w:val="16"/>
          <w:rPrChange w:id="58" w:author="stefan zedlacher" w:date="2016-02-03T17:45:00Z">
            <w:rPr>
              <w:ins w:id="59" w:author="stefan zedlacher" w:date="2016-02-03T17:03:00Z"/>
              <w:rFonts w:ascii="Helvetica Neue Light" w:hAnsi="Helvetica Neue Light"/>
              <w:sz w:val="22"/>
            </w:rPr>
          </w:rPrChange>
        </w:rPr>
      </w:pPr>
      <w:ins w:id="60" w:author="stefan zedlacher" w:date="2016-02-03T17:44:00Z">
        <w:r w:rsidRPr="00166AA5">
          <w:rPr>
            <w:rFonts w:ascii="Helvetica Neue Light" w:hAnsi="Helvetica Neue Light"/>
            <w:i/>
            <w:sz w:val="16"/>
            <w:szCs w:val="16"/>
          </w:rPr>
          <w:t xml:space="preserve">Bild </w:t>
        </w:r>
      </w:ins>
      <w:ins w:id="61" w:author="stefan zedlacher" w:date="2016-02-03T17:45:00Z">
        <w:r>
          <w:rPr>
            <w:rFonts w:ascii="Helvetica Neue Light" w:hAnsi="Helvetica Neue Light"/>
            <w:i/>
            <w:sz w:val="16"/>
            <w:szCs w:val="16"/>
          </w:rPr>
          <w:t>2</w:t>
        </w:r>
      </w:ins>
      <w:ins w:id="62"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Graphendatenbank neo4j Datenbrowser</w:t>
        </w:r>
        <w:r w:rsidRPr="003443DE">
          <w:rPr>
            <w:rFonts w:ascii="Helvetica Neue Light" w:hAnsi="Helvetica Neue Light"/>
            <w:i/>
            <w:sz w:val="16"/>
            <w:szCs w:val="16"/>
          </w:rPr>
          <w:t>.</w:t>
        </w:r>
      </w:ins>
    </w:p>
    <w:p w14:paraId="4E68E9A0" w14:textId="77777777" w:rsidR="00EB1EB3" w:rsidRDefault="00EB1EB3" w:rsidP="001D4363">
      <w:pPr>
        <w:jc w:val="both"/>
        <w:rPr>
          <w:rFonts w:ascii="Helvetica Neue Light" w:hAnsi="Helvetica Neue Light"/>
          <w:sz w:val="22"/>
        </w:rPr>
      </w:pPr>
    </w:p>
    <w:p w14:paraId="29D77F2F" w14:textId="77777777" w:rsidR="00EB1EB3" w:rsidRDefault="00166AA5" w:rsidP="001D4363">
      <w:pPr>
        <w:jc w:val="both"/>
        <w:rPr>
          <w:rFonts w:ascii="Helvetica Neue Light" w:hAnsi="Helvetica Neue Light"/>
          <w:sz w:val="22"/>
        </w:rPr>
      </w:pPr>
      <w:ins w:id="63" w:author="stefan zedlacher" w:date="2016-02-03T17:45:00Z">
        <w:r>
          <w:rPr>
            <w:rFonts w:ascii="Helvetica Neue Light" w:hAnsi="Helvetica Neue Light"/>
            <w:sz w:val="22"/>
          </w:rPr>
          <w:t xml:space="preserve">Parallel dazu </w:t>
        </w:r>
      </w:ins>
      <w:r w:rsidR="00C229E8">
        <w:rPr>
          <w:rFonts w:ascii="Helvetica Neue Light" w:hAnsi="Helvetica Neue Light"/>
          <w:sz w:val="22"/>
        </w:rPr>
        <w:t xml:space="preserve">wurde </w:t>
      </w:r>
      <w:ins w:id="64" w:author="stefan zedlacher" w:date="2016-02-03T17:45:00Z">
        <w:r w:rsidR="00C229E8">
          <w:rPr>
            <w:rFonts w:ascii="Helvetica Neue Light" w:hAnsi="Helvetica Neue Light"/>
            <w:sz w:val="22"/>
          </w:rPr>
          <w:t xml:space="preserve">eine Volltextsuche </w:t>
        </w:r>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r w:rsidR="00C229E8">
        <w:rPr>
          <w:rFonts w:ascii="Helvetica Neue Light" w:hAnsi="Helvetica Neue Light"/>
          <w:sz w:val="22"/>
        </w:rPr>
        <w:t>programmiert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r w:rsidR="00FE3AEB">
        <w:rPr>
          <w:rFonts w:ascii="Helvetica Neue Light" w:hAnsi="Helvetica Neue Light"/>
          <w:sz w:val="22"/>
        </w:rPr>
        <w:t xml:space="preserve">referenziellen </w:t>
      </w:r>
      <w:ins w:id="71" w:author="stefan zedlacher" w:date="2016-02-03T17:45:00Z">
        <w:r>
          <w:rPr>
            <w:rFonts w:ascii="Helvetica Neue Light" w:hAnsi="Helvetica Neue Light"/>
            <w:sz w:val="22"/>
          </w:rPr>
          <w:t xml:space="preserve">Zusammenhänge </w:t>
        </w:r>
      </w:ins>
      <w:r w:rsidR="00C229E8">
        <w:rPr>
          <w:rFonts w:ascii="Helvetica Neue Light" w:hAnsi="Helvetica Neue Light"/>
          <w:sz w:val="22"/>
        </w:rPr>
        <w:t xml:space="preserve">(Referenz-Ebenen-System) </w:t>
      </w:r>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14:paraId="4B3702AB" w14:textId="77777777"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14:paraId="186E36BC" w14:textId="77777777" w:rsidR="00166AA5" w:rsidRDefault="00CD5193"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rPr>
                <w:noProof/>
                <w:lang w:eastAsia="de-DE"/>
              </w:rPr>
            </w:rPrChange>
          </w:rPr>
          <w:drawing>
            <wp:inline distT="0" distB="0" distL="0" distR="0" wp14:anchorId="70E6D94F" wp14:editId="632BA515">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6713" cy="3477895"/>
                      </a:xfrm>
                      <a:prstGeom prst="rect">
                        <a:avLst/>
                      </a:prstGeom>
                      <a:noFill/>
                      <a:ln>
                        <a:noFill/>
                      </a:ln>
                    </pic:spPr>
                  </pic:pic>
                </a:graphicData>
              </a:graphic>
            </wp:inline>
          </w:drawing>
        </w:r>
      </w:ins>
    </w:p>
    <w:p w14:paraId="57369141" w14:textId="77777777"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ins w:id="81" w:author="stefan zedlacher" w:date="2016-02-03T17:46:00Z">
        <w:r>
          <w:rPr>
            <w:rFonts w:ascii="Helvetica Neue Light" w:hAnsi="Helvetica Neue Light"/>
            <w:i/>
            <w:sz w:val="16"/>
            <w:szCs w:val="16"/>
          </w:rPr>
          <w:t>Protoyp der Frontend Suche</w:t>
        </w:r>
      </w:ins>
      <w:ins w:id="82" w:author="stefan zedlacher" w:date="2016-02-03T17:45:00Z">
        <w:r w:rsidRPr="003443DE">
          <w:rPr>
            <w:rFonts w:ascii="Helvetica Neue Light" w:hAnsi="Helvetica Neue Light"/>
            <w:i/>
            <w:sz w:val="16"/>
            <w:szCs w:val="16"/>
          </w:rPr>
          <w:t>.</w:t>
        </w:r>
      </w:ins>
    </w:p>
    <w:p w14:paraId="636F44FA" w14:textId="77777777" w:rsidR="00EB1EB3" w:rsidRDefault="00EB1EB3" w:rsidP="00FE3AEB">
      <w:pPr>
        <w:jc w:val="both"/>
        <w:rPr>
          <w:rFonts w:ascii="Helvetica Neue Light" w:hAnsi="Helvetica Neue Light"/>
          <w:sz w:val="22"/>
        </w:rPr>
      </w:pPr>
    </w:p>
    <w:p w14:paraId="3EB606E8" w14:textId="77777777" w:rsidR="00D66371" w:rsidDel="00FD030A" w:rsidRDefault="00346D4C" w:rsidP="00D66371">
      <w:pPr>
        <w:jc w:val="both"/>
        <w:rPr>
          <w:del w:id="83" w:author="stefan zedlacher" w:date="2016-02-03T17:03:00Z"/>
          <w:rFonts w:ascii="Helvetica Neue Light" w:hAnsi="Helvetica Neue Light"/>
          <w:sz w:val="22"/>
        </w:rPr>
      </w:pPr>
      <w:del w:id="84" w:author="stefan zedlacher" w:date="2016-02-03T17:03:00Z">
        <w:r w:rsidDel="00FD030A">
          <w:rPr>
            <w:rFonts w:ascii="Helvetica Neue Light" w:hAnsi="Helvetica Neue Light"/>
            <w:sz w:val="22"/>
          </w:rPr>
          <w:delText xml:space="preserve">Parallel dazu wurde das Datenmodell auch in einer Netzwerkgrafik visualisiert. </w:delText>
        </w:r>
      </w:del>
    </w:p>
    <w:p w14:paraId="6833D52F" w14:textId="77777777"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w:t>
      </w:r>
      <w:r w:rsidR="00C229E8">
        <w:rPr>
          <w:rFonts w:ascii="Helvetica Neue Light" w:hAnsi="Helvetica Neue Light"/>
          <w:sz w:val="22"/>
        </w:rPr>
        <w:t xml:space="preserve">mit </w:t>
      </w:r>
      <w:r>
        <w:rPr>
          <w:rFonts w:ascii="Helvetica Neue Light" w:hAnsi="Helvetica Neue Light"/>
          <w:sz w:val="22"/>
        </w:rPr>
        <w:t xml:space="preserve">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Geymüllers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 xml:space="preserve">auf die zu verwendenden Standards (GND, VIAF) </w:t>
      </w:r>
      <w:r w:rsidR="00FE3AEB">
        <w:rPr>
          <w:rFonts w:ascii="Helvetica Neue Light" w:hAnsi="Helvetica Neue Light"/>
          <w:sz w:val="22"/>
        </w:rPr>
        <w:t>angepasst</w:t>
      </w:r>
      <w:r w:rsidR="00C229E8">
        <w:rPr>
          <w:rFonts w:ascii="Helvetica Neue Light" w:hAnsi="Helvetica Neue Light"/>
          <w:sz w:val="22"/>
        </w:rPr>
        <w:t xml:space="preserve"> und </w:t>
      </w:r>
      <w:r w:rsidR="00FE3AEB">
        <w:rPr>
          <w:rFonts w:ascii="Helvetica Neue Light" w:hAnsi="Helvetica Neue Light"/>
          <w:sz w:val="22"/>
        </w:rPr>
        <w:t>auf möglich zu verwendende Thesauri</w:t>
      </w:r>
      <w:r w:rsidR="00C229E8">
        <w:rPr>
          <w:rFonts w:ascii="Helvetica Neue Light" w:hAnsi="Helvetica Neue Light"/>
          <w:sz w:val="22"/>
        </w:rPr>
        <w:t xml:space="preserve"> getestet</w:t>
      </w:r>
      <w:r w:rsidR="00CA3C7C">
        <w:rPr>
          <w:rFonts w:ascii="Helvetica Neue Light" w:hAnsi="Helvetica Neue Light"/>
          <w:sz w:val="22"/>
        </w:rPr>
        <w:t xml:space="preserve">. </w:t>
      </w:r>
    </w:p>
    <w:p w14:paraId="27866349" w14:textId="77777777" w:rsidR="00CA3C7C" w:rsidRPr="00EB1EB3" w:rsidRDefault="00CA3C7C" w:rsidP="00CA3C7C">
      <w:pPr>
        <w:widowControl w:val="0"/>
        <w:numPr>
          <w:ins w:id="85" w:author="Christoph Breser" w:date="2016-02-05T11:05:00Z"/>
        </w:numPr>
        <w:autoSpaceDE w:val="0"/>
        <w:autoSpaceDN w:val="0"/>
        <w:adjustRightInd w:val="0"/>
        <w:spacing w:after="0"/>
        <w:ind w:left="960" w:hanging="960"/>
        <w:rPr>
          <w:ins w:id="86" w:author="Christoph Breser" w:date="2016-02-05T11:05:00Z"/>
          <w:rFonts w:ascii="Helvetica Neue" w:hAnsi="Helvetica Neue"/>
          <w:b/>
          <w:sz w:val="22"/>
          <w:u w:val="single"/>
        </w:rPr>
      </w:pPr>
      <w:ins w:id="87" w:author="Christoph Breser" w:date="2016-02-05T11:05:00Z">
        <w:r w:rsidRPr="00EB1EB3">
          <w:rPr>
            <w:rFonts w:ascii="Helvetica Neue" w:hAnsi="Helvetica Neue"/>
            <w:b/>
            <w:sz w:val="22"/>
            <w:u w:val="single"/>
          </w:rPr>
          <w:t xml:space="preserve">Teilnahme an Konferenzen und </w:t>
        </w:r>
      </w:ins>
      <w:r w:rsidR="00FE3AEB" w:rsidRPr="00EB1EB3">
        <w:rPr>
          <w:rFonts w:ascii="Helvetica Neue" w:hAnsi="Helvetica Neue"/>
          <w:b/>
          <w:sz w:val="22"/>
          <w:u w:val="single"/>
        </w:rPr>
        <w:t>Kooperationen</w:t>
      </w:r>
    </w:p>
    <w:p w14:paraId="699BC0FB" w14:textId="77777777" w:rsidR="00CA3C7C" w:rsidRPr="00B12A30" w:rsidRDefault="00CA3C7C" w:rsidP="00CA3C7C">
      <w:pPr>
        <w:widowControl w:val="0"/>
        <w:numPr>
          <w:ins w:id="88" w:author="Christoph Breser" w:date="2016-02-05T11:05:00Z"/>
        </w:numPr>
        <w:autoSpaceDE w:val="0"/>
        <w:autoSpaceDN w:val="0"/>
        <w:adjustRightInd w:val="0"/>
        <w:spacing w:after="0"/>
        <w:rPr>
          <w:ins w:id="89" w:author="Christoph Breser" w:date="2016-02-05T11:05:00Z"/>
          <w:rFonts w:ascii="Helvetica Neue Light" w:hAnsi="Helvetica Neue Light"/>
          <w:b/>
          <w:sz w:val="22"/>
        </w:rPr>
      </w:pPr>
    </w:p>
    <w:p w14:paraId="174758BE" w14:textId="77777777"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 xml:space="preserve">„Newest Art History.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r w:rsidR="00FE3AEB" w:rsidRPr="00FE3AEB">
        <w:rPr>
          <w:rFonts w:ascii="Helvetica Neue Light" w:hAnsi="Helvetica Neue Light"/>
          <w:sz w:val="22"/>
        </w:rPr>
        <w:t xml:space="preserve">Ludwig-Boltzmann-Institut für Geschichte und Gesellschaft </w:t>
      </w:r>
      <w:r w:rsidR="00FE3AEB">
        <w:rPr>
          <w:rFonts w:ascii="Helvetica Neue Light" w:hAnsi="Helvetica Neue Light"/>
          <w:sz w:val="22"/>
        </w:rPr>
        <w:t xml:space="preserve">in Wien aufgenommen, sowie auch mit dem Max-Planck Institut für Kunstgeschichte in Florenz. </w:t>
      </w:r>
    </w:p>
    <w:p w14:paraId="272438A8" w14:textId="77777777" w:rsidR="00CA3C7C" w:rsidRPr="00EB1EB3" w:rsidRDefault="00CA3C7C" w:rsidP="00EB1EB3">
      <w:pPr>
        <w:jc w:val="both"/>
        <w:rPr>
          <w:rFonts w:ascii="Helvetica Neue Light" w:hAnsi="Helvetica Neue Light"/>
          <w:sz w:val="22"/>
        </w:rPr>
      </w:pPr>
      <w:r>
        <w:rPr>
          <w:rFonts w:ascii="Helvetica Neue Light" w:hAnsi="Helvetica Neue Light"/>
          <w:sz w:val="22"/>
        </w:rPr>
        <w:t xml:space="preserve">Bei einer weiteren Konferenz „dha2015 – 2nd Digital Humanities Austria Conference“ an der Österreichischen Akademie der Wissenschaften in Wien wurde der Zwischenstand des Projektes präsentiert. </w:t>
      </w:r>
    </w:p>
    <w:p w14:paraId="339E5162" w14:textId="77777777" w:rsidR="00FE3AEB" w:rsidRPr="00FE3AEB" w:rsidRDefault="00CA3C7C" w:rsidP="00FE3AEB">
      <w:pPr>
        <w:widowControl w:val="0"/>
        <w:numPr>
          <w:ins w:id="90" w:author="Unknown"/>
        </w:numPr>
        <w:autoSpaceDE w:val="0"/>
        <w:autoSpaceDN w:val="0"/>
        <w:adjustRightInd w:val="0"/>
        <w:spacing w:after="0"/>
        <w:ind w:left="960" w:hanging="960"/>
        <w:rPr>
          <w:rFonts w:ascii="Helvetica Neue Light" w:hAnsi="Helvetica Neue Light"/>
          <w:b/>
          <w:sz w:val="22"/>
          <w:u w:val="single"/>
        </w:rPr>
      </w:pPr>
      <w:ins w:id="91" w:author="Christoph Breser" w:date="2016-02-05T11:05:00Z">
        <w:r w:rsidRPr="00EB1EB3">
          <w:rPr>
            <w:rFonts w:ascii="Helvetica Neue" w:hAnsi="Helvetica Neue"/>
            <w:b/>
            <w:sz w:val="22"/>
            <w:u w:val="single"/>
          </w:rPr>
          <w:t>Wissenschaftliche Präsentationen</w:t>
        </w:r>
      </w:ins>
      <w:r w:rsidR="00FE3AEB">
        <w:rPr>
          <w:rFonts w:ascii="Helvetica Neue Light" w:hAnsi="Helvetica Neue Light"/>
          <w:b/>
          <w:sz w:val="22"/>
          <w:u w:val="single"/>
        </w:rPr>
        <w:br/>
      </w:r>
    </w:p>
    <w:p w14:paraId="5BA4F9F6" w14:textId="77777777"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„iCity - Enhancing Places Through Technology“ der COST Action „Cyberparks“ in Malta (</w:t>
      </w:r>
      <w:hyperlink r:id="rId11"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14:paraId="631638A4" w14:textId="77777777" w:rsidR="00CA3C7C" w:rsidRPr="00EB1EB3" w:rsidRDefault="00CA3C7C" w:rsidP="00EB1EB3">
      <w:pPr>
        <w:widowControl w:val="0"/>
        <w:numPr>
          <w:ins w:id="92" w:author="Christoph Breser" w:date="2016-02-05T11:05:00Z"/>
        </w:numPr>
        <w:autoSpaceDE w:val="0"/>
        <w:autoSpaceDN w:val="0"/>
        <w:adjustRightInd w:val="0"/>
        <w:spacing w:after="0"/>
        <w:ind w:left="960" w:hanging="960"/>
        <w:rPr>
          <w:ins w:id="93" w:author="Christoph Breser" w:date="2016-02-05T11:05:00Z"/>
          <w:rFonts w:ascii="Helvetica Neue" w:hAnsi="Helvetica Neue"/>
          <w:b/>
          <w:sz w:val="22"/>
          <w:u w:val="single"/>
        </w:rPr>
      </w:pPr>
      <w:ins w:id="94" w:author="Christoph Breser" w:date="2016-02-05T11:05:00Z">
        <w:r w:rsidRPr="00EB1EB3">
          <w:rPr>
            <w:rFonts w:ascii="Helvetica Neue" w:hAnsi="Helvetica Neue"/>
            <w:b/>
            <w:sz w:val="22"/>
            <w:u w:val="single"/>
          </w:rPr>
          <w:t>Öffentliche Verbreitung</w:t>
        </w:r>
      </w:ins>
    </w:p>
    <w:p w14:paraId="6687E975" w14:textId="77777777" w:rsidR="00FE3AEB" w:rsidRDefault="00FE3AEB" w:rsidP="00CA3C7C">
      <w:pPr>
        <w:widowControl w:val="0"/>
        <w:autoSpaceDE w:val="0"/>
        <w:autoSpaceDN w:val="0"/>
        <w:adjustRightInd w:val="0"/>
        <w:spacing w:after="0"/>
        <w:ind w:left="960" w:hanging="960"/>
        <w:rPr>
          <w:rFonts w:ascii="Helvetica Neue Light" w:hAnsi="Helvetica Neue Light"/>
          <w:b/>
          <w:sz w:val="22"/>
        </w:rPr>
      </w:pPr>
    </w:p>
    <w:p w14:paraId="07140D57" w14:textId="77777777"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14:paraId="2750824C" w14:textId="77777777" w:rsidR="00EB1EB3" w:rsidRDefault="00EB1EB3" w:rsidP="00EB1EB3">
      <w:pPr>
        <w:widowControl w:val="0"/>
        <w:autoSpaceDE w:val="0"/>
        <w:autoSpaceDN w:val="0"/>
        <w:adjustRightInd w:val="0"/>
        <w:spacing w:after="0"/>
        <w:rPr>
          <w:rFonts w:ascii="Helvetica Neue" w:hAnsi="Helvetica Neue"/>
          <w:b/>
          <w:sz w:val="22"/>
          <w:u w:val="single"/>
        </w:rPr>
      </w:pPr>
    </w:p>
    <w:p w14:paraId="56A36038" w14:textId="77777777" w:rsidR="00ED6043" w:rsidRPr="00EB1EB3" w:rsidRDefault="00CA3C7C" w:rsidP="00EB1EB3">
      <w:pPr>
        <w:widowControl w:val="0"/>
        <w:numPr>
          <w:ins w:id="95" w:author="Christoph Breser" w:date="2016-02-05T11:05:00Z"/>
        </w:numPr>
        <w:autoSpaceDE w:val="0"/>
        <w:autoSpaceDN w:val="0"/>
        <w:adjustRightInd w:val="0"/>
        <w:spacing w:after="0"/>
        <w:rPr>
          <w:rFonts w:ascii="Helvetica Neue" w:hAnsi="Helvetica Neue"/>
          <w:b/>
          <w:sz w:val="22"/>
          <w:u w:val="single"/>
        </w:rPr>
      </w:pPr>
      <w:ins w:id="96" w:author="Christoph Breser" w:date="2016-02-05T11:05:00Z">
        <w:r w:rsidRPr="00EB1EB3">
          <w:rPr>
            <w:rFonts w:ascii="Helvetica Neue" w:hAnsi="Helvetica Neue"/>
            <w:b/>
            <w:sz w:val="22"/>
            <w:u w:val="single"/>
          </w:rPr>
          <w:t>Projektmitarbeiter/innen (Rekruitierung neuer Mitarbeiter/innen)</w:t>
        </w:r>
      </w:ins>
    </w:p>
    <w:p w14:paraId="54AF308A" w14:textId="77777777" w:rsidR="00CA3C7C" w:rsidRPr="00ED6043" w:rsidRDefault="00CA3C7C" w:rsidP="00ED6043">
      <w:pPr>
        <w:widowControl w:val="0"/>
        <w:autoSpaceDE w:val="0"/>
        <w:autoSpaceDN w:val="0"/>
        <w:adjustRightInd w:val="0"/>
        <w:spacing w:after="0"/>
        <w:rPr>
          <w:ins w:id="97" w:author="Christoph Breser" w:date="2016-02-05T11:05:00Z"/>
          <w:rFonts w:ascii="Helvetica Neue Light" w:hAnsi="Helvetica Neue Light"/>
          <w:b/>
          <w:sz w:val="22"/>
          <w:u w:val="single"/>
        </w:rPr>
      </w:pPr>
    </w:p>
    <w:p w14:paraId="5FE6030F" w14:textId="77777777"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Zedlacher zur Lösung der technischen Anforderungen neu ins Projekt aufgenommen. </w:t>
      </w:r>
    </w:p>
    <w:p w14:paraId="161049FE" w14:textId="77777777" w:rsidR="00CA3C7C" w:rsidRPr="00EB1EB3" w:rsidRDefault="00CA3C7C" w:rsidP="00EB1EB3">
      <w:pPr>
        <w:widowControl w:val="0"/>
        <w:numPr>
          <w:ins w:id="98" w:author="Unknown"/>
        </w:numPr>
        <w:autoSpaceDE w:val="0"/>
        <w:autoSpaceDN w:val="0"/>
        <w:adjustRightInd w:val="0"/>
        <w:spacing w:after="0"/>
        <w:ind w:left="960" w:hanging="960"/>
        <w:rPr>
          <w:rFonts w:ascii="Helvetica Neue" w:hAnsi="Helvetica Neue"/>
          <w:b/>
          <w:sz w:val="22"/>
          <w:u w:val="single"/>
        </w:rPr>
      </w:pPr>
      <w:ins w:id="99" w:author="Christoph Breser" w:date="2016-02-05T11:05:00Z">
        <w:r w:rsidRPr="00EB1EB3">
          <w:rPr>
            <w:rFonts w:ascii="Helvetica Neue" w:hAnsi="Helvetica Neue"/>
            <w:b/>
            <w:sz w:val="22"/>
            <w:u w:val="single"/>
          </w:rPr>
          <w:t>Organisatorisches</w:t>
        </w:r>
      </w:ins>
    </w:p>
    <w:p w14:paraId="09F34C33" w14:textId="77777777"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954332">
        <w:rPr>
          <w:rFonts w:ascii="Helvetica Neue Light" w:hAnsi="Helvetica Neue Light"/>
          <w:sz w:val="22"/>
        </w:rPr>
        <w:t xml:space="preserve">Digitalisierung und Aktualisierung der </w:t>
      </w:r>
      <w:r w:rsidR="001F0150">
        <w:rPr>
          <w:rFonts w:ascii="Helvetica Neue Light" w:hAnsi="Helvetica Neue Light"/>
          <w:sz w:val="22"/>
        </w:rPr>
        <w:t xml:space="preserve">Inventarliste </w:t>
      </w:r>
    </w:p>
    <w:p w14:paraId="55BEF979" w14:textId="77777777"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w:t>
      </w:r>
      <w:r w:rsidR="00EB1EB3">
        <w:rPr>
          <w:rFonts w:ascii="Helvetica Neue Light" w:hAnsi="Helvetica Neue Light"/>
          <w:sz w:val="22"/>
        </w:rPr>
        <w:t xml:space="preserve">und Aktualisierung </w:t>
      </w:r>
      <w:r w:rsidR="000426C6">
        <w:rPr>
          <w:rFonts w:ascii="Helvetica Neue Light" w:hAnsi="Helvetica Neue Light"/>
          <w:sz w:val="22"/>
        </w:rPr>
        <w:t xml:space="preserve">einer </w:t>
      </w:r>
      <w:r w:rsidR="00EB1EB3">
        <w:rPr>
          <w:rFonts w:ascii="Helvetica Neue Light" w:hAnsi="Helvetica Neue Light"/>
          <w:sz w:val="22"/>
        </w:rPr>
        <w:t>Datenbank für Fotos, Personen und Schriften</w:t>
      </w:r>
    </w:p>
    <w:p w14:paraId="1A757299" w14:textId="77777777"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p>
    <w:p w14:paraId="26BA10AE" w14:textId="77777777" w:rsidR="00EB1EB3"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r w:rsidR="00194065">
        <w:rPr>
          <w:rFonts w:ascii="Helvetica Neue Light" w:hAnsi="Helvetica Neue Light"/>
          <w:sz w:val="22"/>
        </w:rPr>
        <w:t>. Installation eines Synology NAS Servers für die Datenablage und den internen Gebrauch (Tests, Development) am Institut. Anlage eines Github Repositories für die gemeinesame Arbeit am Projekt sowie Implementierung von Slack und Taiga.io für die Kommunikation und das Projektmanagement.</w:t>
      </w:r>
      <w:bookmarkStart w:id="100" w:name="_GoBack"/>
      <w:bookmarkEnd w:id="100"/>
    </w:p>
    <w:p w14:paraId="4B1EA66C" w14:textId="77777777" w:rsidR="001F0150" w:rsidRDefault="001F0150" w:rsidP="00EB1EB3">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14:paraId="71E35473" w14:textId="77777777"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„dha2015“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14:paraId="392BAA1A" w14:textId="77777777"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14:paraId="5B2977B1" w14:textId="77777777" w:rsidR="001F0150" w:rsidRPr="001F0150" w:rsidRDefault="001F0150">
      <w:pPr>
        <w:rPr>
          <w:rFonts w:ascii="Helvetica Neue Light" w:hAnsi="Helvetica Neue Light"/>
          <w:sz w:val="22"/>
        </w:rPr>
      </w:pPr>
    </w:p>
    <w:sectPr w:rsidR="001F0150" w:rsidRPr="001F0150" w:rsidSect="001F0150">
      <w:footerReference w:type="even" r:id="rId12"/>
      <w:footerReference w:type="default" r:id="rId13"/>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B00C62" w14:textId="77777777" w:rsidR="00000000" w:rsidRDefault="00194065">
      <w:pPr>
        <w:spacing w:after="0"/>
      </w:pPr>
      <w:r>
        <w:separator/>
      </w:r>
    </w:p>
  </w:endnote>
  <w:endnote w:type="continuationSeparator" w:id="0">
    <w:p w14:paraId="78F014C9" w14:textId="77777777" w:rsidR="00000000" w:rsidRDefault="001940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notTrueType/>
    <w:pitch w:val="variable"/>
    <w:sig w:usb0="00000003" w:usb1="00000000" w:usb2="00000000" w:usb3="00000000" w:csb0="00000001" w:csb1="00000000"/>
  </w:font>
  <w:font w:name="Times New Roman">
    <w:panose1 w:val="02020603050405020304"/>
    <w:charset w:val="00"/>
    <w:family w:val="auto"/>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Helvetica Neue Light">
    <w:panose1 w:val="020004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AAFA5" w14:textId="77777777" w:rsidR="00CD5193" w:rsidRDefault="00CD5193"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69A13D55" w14:textId="77777777" w:rsidR="00CD5193" w:rsidRDefault="00CD519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028FF" w14:textId="77777777" w:rsidR="00CD5193" w:rsidRDefault="00CD5193"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194065">
      <w:rPr>
        <w:rStyle w:val="Seitenzahl"/>
        <w:noProof/>
      </w:rPr>
      <w:t>1</w:t>
    </w:r>
    <w:r>
      <w:rPr>
        <w:rStyle w:val="Seitenzahl"/>
      </w:rPr>
      <w:fldChar w:fldCharType="end"/>
    </w:r>
  </w:p>
  <w:p w14:paraId="04318A8B" w14:textId="77777777" w:rsidR="00CD5193" w:rsidRDefault="00CD5193">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68FA5C" w14:textId="77777777" w:rsidR="00000000" w:rsidRDefault="00194065">
      <w:pPr>
        <w:spacing w:after="0"/>
      </w:pPr>
      <w:r>
        <w:separator/>
      </w:r>
    </w:p>
  </w:footnote>
  <w:footnote w:type="continuationSeparator" w:id="0">
    <w:p w14:paraId="3B988CA9" w14:textId="77777777" w:rsidR="00000000" w:rsidRDefault="0019406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F0150"/>
    <w:rsid w:val="00041E3E"/>
    <w:rsid w:val="000426C6"/>
    <w:rsid w:val="00166AA5"/>
    <w:rsid w:val="00194065"/>
    <w:rsid w:val="001D4363"/>
    <w:rsid w:val="001F0150"/>
    <w:rsid w:val="002524FE"/>
    <w:rsid w:val="002A6381"/>
    <w:rsid w:val="002B1A19"/>
    <w:rsid w:val="00346D4C"/>
    <w:rsid w:val="004B4888"/>
    <w:rsid w:val="005448FF"/>
    <w:rsid w:val="006A2190"/>
    <w:rsid w:val="00817621"/>
    <w:rsid w:val="0083595C"/>
    <w:rsid w:val="008E49B3"/>
    <w:rsid w:val="008F69A9"/>
    <w:rsid w:val="00954332"/>
    <w:rsid w:val="00975AE2"/>
    <w:rsid w:val="00A925D2"/>
    <w:rsid w:val="00B12A30"/>
    <w:rsid w:val="00BA5591"/>
    <w:rsid w:val="00C229E8"/>
    <w:rsid w:val="00C75C39"/>
    <w:rsid w:val="00CA3C7C"/>
    <w:rsid w:val="00CD5193"/>
    <w:rsid w:val="00CE7EB6"/>
    <w:rsid w:val="00D66371"/>
    <w:rsid w:val="00DF5760"/>
    <w:rsid w:val="00E12819"/>
    <w:rsid w:val="00E42689"/>
    <w:rsid w:val="00E60785"/>
    <w:rsid w:val="00EB1EB3"/>
    <w:rsid w:val="00EC7FFB"/>
    <w:rsid w:val="00ED6043"/>
    <w:rsid w:val="00F20D85"/>
    <w:rsid w:val="00F26B1F"/>
    <w:rsid w:val="00F85D3B"/>
    <w:rsid w:val="00FD030A"/>
    <w:rsid w:val="00FE3AEB"/>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914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rsid w:val="00975AE2"/>
  </w:style>
  <w:style w:type="character" w:styleId="Seitenzahl">
    <w:name w:val="page number"/>
    <w:basedOn w:val="Absatzstandardschriftart"/>
    <w:uiPriority w:val="99"/>
    <w:semiHidden/>
    <w:unhideWhenUsed/>
    <w:rsid w:val="00975A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cyberparks-project.eu/news/32-icity-enhancing-places-through-technology"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1225</Words>
  <Characters>7724</Characters>
  <Application>Microsoft Macintosh Word</Application>
  <DocSecurity>0</DocSecurity>
  <Lines>64</Lines>
  <Paragraphs>17</Paragraphs>
  <ScaleCrop>false</ScaleCrop>
  <Company>TU Graz</Company>
  <LinksUpToDate>false</LinksUpToDate>
  <CharactersWithSpaces>8932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stefan zedlacher</cp:lastModifiedBy>
  <cp:revision>4</cp:revision>
  <dcterms:created xsi:type="dcterms:W3CDTF">2016-02-05T12:07:00Z</dcterms:created>
  <dcterms:modified xsi:type="dcterms:W3CDTF">2016-02-05T14:27:00Z</dcterms:modified>
</cp:coreProperties>
</file>