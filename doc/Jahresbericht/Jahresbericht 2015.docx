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2EF2C9" w14:textId="77777777" w:rsidR="001F0150" w:rsidRDefault="001F0150">
      <w:pPr>
        <w:rPr>
          <w:rFonts w:ascii="Helvetica Neue" w:hAnsi="Helvetica Neue"/>
          <w:sz w:val="44"/>
        </w:rPr>
      </w:pPr>
    </w:p>
    <w:p w14:paraId="2824E914" w14:textId="77777777" w:rsidR="001F0150" w:rsidRDefault="001F0150">
      <w:pPr>
        <w:rPr>
          <w:rFonts w:ascii="Helvetica Neue" w:hAnsi="Helvetica Neue"/>
          <w:sz w:val="44"/>
        </w:rPr>
      </w:pPr>
    </w:p>
    <w:p w14:paraId="2B0E78DC" w14:textId="77777777" w:rsidR="00E12819" w:rsidRDefault="00E12819">
      <w:pPr>
        <w:rPr>
          <w:rFonts w:ascii="Helvetica Neue" w:hAnsi="Helvetica Neue"/>
          <w:sz w:val="44"/>
        </w:rPr>
      </w:pPr>
    </w:p>
    <w:p w14:paraId="653F6C88" w14:textId="77777777" w:rsidR="001F0150" w:rsidRDefault="001F0150">
      <w:pPr>
        <w:rPr>
          <w:rFonts w:ascii="Helvetica Neue" w:hAnsi="Helvetica Neue"/>
          <w:sz w:val="44"/>
        </w:rPr>
      </w:pPr>
      <w:r w:rsidRPr="001F0150">
        <w:rPr>
          <w:rFonts w:ascii="Helvetica Neue" w:hAnsi="Helvetica Neue"/>
          <w:sz w:val="44"/>
        </w:rPr>
        <w:t>Jahresbericht 2015</w:t>
      </w:r>
    </w:p>
    <w:p w14:paraId="4D338ABA" w14:textId="77777777" w:rsidR="001F0150" w:rsidRDefault="001F0150">
      <w:pPr>
        <w:rPr>
          <w:rFonts w:ascii="Helvetica Neue" w:hAnsi="Helvetica Neue"/>
          <w:sz w:val="22"/>
        </w:rPr>
      </w:pPr>
    </w:p>
    <w:p w14:paraId="4D5DDBEF" w14:textId="77777777" w:rsidR="00E12819" w:rsidRPr="00E12819" w:rsidRDefault="00E12819" w:rsidP="00E12819">
      <w:pPr>
        <w:ind w:left="708"/>
        <w:rPr>
          <w:rFonts w:ascii="Helvetica Neue" w:hAnsi="Helvetica Neue"/>
          <w:sz w:val="32"/>
        </w:rPr>
      </w:pPr>
      <w:r w:rsidRPr="00E12819">
        <w:rPr>
          <w:rFonts w:ascii="Helvetica Neue" w:hAnsi="Helvetica Neue" w:cs="Arial"/>
          <w:color w:val="4A4A4A"/>
          <w:sz w:val="32"/>
          <w:szCs w:val="20"/>
        </w:rPr>
        <w:t xml:space="preserve">Renaissance </w:t>
      </w:r>
      <w:proofErr w:type="spellStart"/>
      <w:r w:rsidRPr="00E12819">
        <w:rPr>
          <w:rFonts w:ascii="Helvetica Neue" w:hAnsi="Helvetica Neue" w:cs="Arial"/>
          <w:color w:val="4A4A4A"/>
          <w:sz w:val="32"/>
          <w:szCs w:val="20"/>
        </w:rPr>
        <w:t>Architecture</w:t>
      </w:r>
      <w:proofErr w:type="spellEnd"/>
      <w:r w:rsidRPr="00E12819">
        <w:rPr>
          <w:rFonts w:ascii="Helvetica Neue" w:hAnsi="Helvetica Neue" w:cs="Arial"/>
          <w:color w:val="4A4A4A"/>
          <w:sz w:val="32"/>
          <w:szCs w:val="20"/>
        </w:rPr>
        <w:t xml:space="preserve"> – A Digital </w:t>
      </w:r>
      <w:proofErr w:type="spellStart"/>
      <w:r w:rsidRPr="00E12819">
        <w:rPr>
          <w:rFonts w:ascii="Helvetica Neue" w:hAnsi="Helvetica Neue" w:cs="Arial"/>
          <w:color w:val="4A4A4A"/>
          <w:sz w:val="32"/>
          <w:szCs w:val="20"/>
        </w:rPr>
        <w:t>Anthology</w:t>
      </w:r>
      <w:proofErr w:type="spellEnd"/>
      <w:r w:rsidRPr="00E12819">
        <w:rPr>
          <w:rFonts w:ascii="Helvetica Neue" w:hAnsi="Helvetica Neue" w:cs="Arial"/>
          <w:color w:val="4A4A4A"/>
          <w:sz w:val="32"/>
          <w:szCs w:val="20"/>
        </w:rPr>
        <w:t xml:space="preserve"> of Heinrich von </w:t>
      </w:r>
      <w:proofErr w:type="spellStart"/>
      <w:r w:rsidRPr="00E12819">
        <w:rPr>
          <w:rFonts w:ascii="Helvetica Neue" w:hAnsi="Helvetica Neue" w:cs="Arial"/>
          <w:color w:val="4A4A4A"/>
          <w:sz w:val="32"/>
          <w:szCs w:val="20"/>
        </w:rPr>
        <w:t>Geymüller</w:t>
      </w:r>
      <w:proofErr w:type="spellEnd"/>
      <w:r w:rsidRPr="00E12819">
        <w:rPr>
          <w:rFonts w:ascii="Helvetica Neue" w:hAnsi="Helvetica Neue" w:cs="Arial"/>
          <w:color w:val="4A4A4A"/>
          <w:sz w:val="32"/>
          <w:szCs w:val="20"/>
        </w:rPr>
        <w:t xml:space="preserve"> </w:t>
      </w:r>
    </w:p>
    <w:p w14:paraId="24CB3BEA" w14:textId="77777777" w:rsidR="00E12819" w:rsidRDefault="00E12819">
      <w:pPr>
        <w:rPr>
          <w:rFonts w:ascii="Helvetica Neue Light" w:hAnsi="Helvetica Neue Light"/>
          <w:sz w:val="22"/>
        </w:rPr>
      </w:pPr>
    </w:p>
    <w:p w14:paraId="23C63C8D" w14:textId="77777777" w:rsidR="00E12819" w:rsidRDefault="00E12819">
      <w:pPr>
        <w:rPr>
          <w:rFonts w:ascii="Helvetica Neue Light" w:hAnsi="Helvetica Neue Light"/>
          <w:sz w:val="22"/>
        </w:rPr>
      </w:pPr>
    </w:p>
    <w:p w14:paraId="070DBE13" w14:textId="77777777"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Pr>
          <w:rFonts w:ascii="Helvetica Neue Light" w:hAnsi="Helvetica Neue Light"/>
          <w:sz w:val="22"/>
        </w:rPr>
        <w:t xml:space="preserve">umfasst über 70.000 </w:t>
      </w:r>
      <w:r w:rsidR="00954332">
        <w:rPr>
          <w:rFonts w:ascii="Helvetica Neue Light" w:hAnsi="Helvetica Neue Light"/>
          <w:sz w:val="22"/>
        </w:rPr>
        <w:t>Objekte</w:t>
      </w:r>
      <w:r>
        <w:rPr>
          <w:rFonts w:ascii="Helvetica Neue Light" w:hAnsi="Helvetica Neue Light"/>
          <w:sz w:val="22"/>
        </w:rPr>
        <w:t xml:space="preserve">, wobei es sich </w:t>
      </w:r>
      <w:r w:rsidR="00954332">
        <w:rPr>
          <w:rFonts w:ascii="Helvetica Neue Light" w:hAnsi="Helvetica Neue Light"/>
          <w:sz w:val="22"/>
        </w:rPr>
        <w:t xml:space="preserve">großteils </w:t>
      </w:r>
      <w:r>
        <w:rPr>
          <w:rFonts w:ascii="Helvetica Neue Light" w:hAnsi="Helvetica Neue Light"/>
          <w:sz w:val="22"/>
        </w:rPr>
        <w:t xml:space="preserve">um unterschiedliche Objekttypen handelt. Die Sichtung diente der Ergänzung bisher nicht berücksichtigter Objekte, aber auch der Auswahl an </w:t>
      </w:r>
      <w:r w:rsidR="00954332">
        <w:rPr>
          <w:rFonts w:ascii="Helvetica Neue Light" w:hAnsi="Helvetica Neue Light"/>
          <w:sz w:val="22"/>
        </w:rPr>
        <w:t>zu digitalisierenden Materials</w:t>
      </w:r>
      <w:r>
        <w:rPr>
          <w:rFonts w:ascii="Helvetica Neue Light" w:hAnsi="Helvetica Neue Light"/>
          <w:sz w:val="22"/>
        </w:rPr>
        <w:t xml:space="preserve">. </w:t>
      </w:r>
      <w:r w:rsidR="00954332">
        <w:rPr>
          <w:rFonts w:ascii="Helvetica Neue Light" w:hAnsi="Helvetica Neue Light"/>
          <w:sz w:val="22"/>
        </w:rPr>
        <w:t xml:space="preserve">Die zur Digitalisierung 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w:t>
      </w:r>
      <w:proofErr w:type="spellStart"/>
      <w:r w:rsidR="00DF5760">
        <w:rPr>
          <w:rFonts w:ascii="Helvetica Neue Light" w:hAnsi="Helvetica Neue Light"/>
          <w:sz w:val="22"/>
        </w:rPr>
        <w:t>DuCerceau</w:t>
      </w:r>
      <w:proofErr w:type="spellEnd"/>
      <w:r w:rsidR="00DF5760">
        <w:rPr>
          <w:rFonts w:ascii="Helvetica Neue Light" w:hAnsi="Helvetica Neue Light"/>
          <w:sz w:val="22"/>
        </w:rPr>
        <w:t xml:space="preserve">/Renaissance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 xml:space="preserve">Der weiter zu bearbeitende Bestand konnte demnach auf eine Anzahl von ca. 18.000 Objekten reduziert werden, wovon ca. 2.000 der höchsten Prioritätsklasse zugeordnet wurden. </w:t>
      </w:r>
    </w:p>
    <w:p w14:paraId="35419201" w14:textId="77777777" w:rsidR="00EC7FFB" w:rsidRDefault="00D66371" w:rsidP="00D66371">
      <w:pPr>
        <w:jc w:val="both"/>
        <w:rPr>
          <w:ins w:id="0"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 xml:space="preserve">wurde die analog übernommene Inventarliste in Excel-Format digitalisiert und ergänzt, sowie Fotografien </w:t>
      </w:r>
      <w:r>
        <w:rPr>
          <w:rFonts w:ascii="Helvetica Neue Light" w:hAnsi="Helvetica Neue Light"/>
          <w:sz w:val="22"/>
        </w:rPr>
        <w:t xml:space="preserve">von </w:t>
      </w:r>
      <w:r w:rsidR="00954332">
        <w:rPr>
          <w:rFonts w:ascii="Helvetica Neue Light" w:hAnsi="Helvetica Neue Light"/>
          <w:sz w:val="22"/>
        </w:rPr>
        <w:t xml:space="preserve">wichtigen </w:t>
      </w:r>
      <w:r>
        <w:rPr>
          <w:rFonts w:ascii="Helvetica Neue Light" w:hAnsi="Helvetica Neue Light"/>
          <w:sz w:val="22"/>
        </w:rPr>
        <w:t xml:space="preserve">Objekten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dient </w:t>
      </w:r>
      <w:r w:rsidR="00EC7FFB">
        <w:rPr>
          <w:rFonts w:ascii="Helvetica Neue Light" w:hAnsi="Helvetica Neue Light"/>
          <w:sz w:val="22"/>
        </w:rPr>
        <w:t xml:space="preserve">(laufend)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1" w:author="stefan zedlacher" w:date="2016-02-03T17:17:00Z">
        <w:r w:rsidR="00EC7FFB" w:rsidDel="00BA5591">
          <w:rPr>
            <w:rFonts w:ascii="Helvetica Neue Light" w:hAnsi="Helvetica Neue Light"/>
            <w:sz w:val="22"/>
          </w:rPr>
          <w:delText>eine Netzwerkgrafik</w:delText>
        </w:r>
      </w:del>
      <w:ins w:id="2"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erstellt wurde. Sie </w:t>
      </w:r>
      <w:del w:id="3" w:author="stefan zedlacher" w:date="2016-02-03T17:18:00Z">
        <w:r w:rsidR="00EC7FFB" w:rsidDel="00BA5591">
          <w:rPr>
            <w:rFonts w:ascii="Helvetica Neue Light" w:hAnsi="Helvetica Neue Light"/>
            <w:sz w:val="22"/>
          </w:rPr>
          <w:delText xml:space="preserve">visualisiert </w:delText>
        </w:r>
      </w:del>
      <w:ins w:id="4"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 xml:space="preserve">die sozialen Verbindungen </w:t>
      </w:r>
      <w:proofErr w:type="spellStart"/>
      <w:r w:rsidR="00EC7FFB">
        <w:rPr>
          <w:rFonts w:ascii="Helvetica Neue Light" w:hAnsi="Helvetica Neue Light"/>
          <w:sz w:val="22"/>
        </w:rPr>
        <w:t>Geymüllers</w:t>
      </w:r>
      <w:proofErr w:type="spellEnd"/>
      <w:ins w:id="5"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6" w:author="stefan zedlacher" w:date="2016-02-03T17:18:00Z">
        <w:r w:rsidR="00EC7FFB" w:rsidDel="00BA5591">
          <w:rPr>
            <w:rFonts w:ascii="Helvetica Neue Light" w:hAnsi="Helvetica Neue Light"/>
            <w:sz w:val="22"/>
          </w:rPr>
          <w:delText>wird in das Endprodukt integriert werden</w:delText>
        </w:r>
      </w:del>
      <w:ins w:id="7" w:author="stefan zedlacher" w:date="2016-02-03T17:18:00Z">
        <w:r w:rsidR="00BA5591">
          <w:rPr>
            <w:rFonts w:ascii="Helvetica Neue Light" w:hAnsi="Helvetica Neue Light"/>
            <w:sz w:val="22"/>
          </w:rPr>
          <w:t>gaben über die Interaktion der Personen, Quellen und Orte einen ersten Aufschluss</w:t>
        </w:r>
      </w:ins>
      <w:r w:rsidR="00EC7FFB">
        <w:rPr>
          <w:rFonts w:ascii="Helvetica Neue Light" w:hAnsi="Helvetica Neue Light"/>
          <w:sz w:val="22"/>
        </w:rPr>
        <w:t>.</w:t>
      </w:r>
      <w:ins w:id="8" w:author="stefan zedlacher" w:date="2016-02-03T17:18:00Z">
        <w:r w:rsidR="00BA5591">
          <w:rPr>
            <w:rFonts w:ascii="Helvetica Neue Light" w:hAnsi="Helvetica Neue Light"/>
            <w:sz w:val="22"/>
          </w:rPr>
          <w:t xml:space="preserve"> Da</w:t>
        </w:r>
      </w:ins>
      <w:ins w:id="9" w:author="stefan zedlacher" w:date="2016-02-03T17:19:00Z">
        <w:r w:rsidR="00BA5591">
          <w:rPr>
            <w:rFonts w:ascii="Helvetica Neue Light" w:hAnsi="Helvetica Neue Light"/>
            <w:sz w:val="22"/>
          </w:rPr>
          <w:t>s</w:t>
        </w:r>
      </w:ins>
      <w:ins w:id="10" w:author="stefan zedlacher" w:date="2016-02-03T17:18:00Z">
        <w:r w:rsidR="00BA5591">
          <w:rPr>
            <w:rFonts w:ascii="Helvetica Neue Light" w:hAnsi="Helvetica Neue Light"/>
            <w:sz w:val="22"/>
          </w:rPr>
          <w:t xml:space="preserve"> die Daten fortlaufend ergänzt und überarbeitet wurden und auch </w:t>
        </w:r>
      </w:ins>
      <w:ins w:id="11" w:author="stefan zedlacher" w:date="2016-02-03T17:19:00Z">
        <w:r w:rsidR="00BA5591">
          <w:rPr>
            <w:rFonts w:ascii="Helvetica Neue Light" w:hAnsi="Helvetica Neue Light"/>
            <w:sz w:val="22"/>
          </w:rPr>
          <w:t>Fehler in den Datensätzen in der Visualisierung sichtbar wurden, stellte hier schon eine besondere Herausforderung dar. Dieser Herausforderung begegneten wir mit einer interaktiv</w:t>
        </w:r>
        <w:r w:rsidR="00F20D85">
          <w:rPr>
            <w:rFonts w:ascii="Helvetica Neue Light" w:hAnsi="Helvetica Neue Light"/>
            <w:sz w:val="22"/>
          </w:rPr>
          <w:t>en, e</w:t>
        </w:r>
        <w:r w:rsidR="00BA5591">
          <w:rPr>
            <w:rFonts w:ascii="Helvetica Neue Light" w:hAnsi="Helvetica Neue Light"/>
            <w:sz w:val="22"/>
          </w:rPr>
          <w:t>chtzeit</w:t>
        </w:r>
      </w:ins>
      <w:ins w:id="12" w:author="stefan zedlacher" w:date="2016-02-03T17:32:00Z">
        <w:r w:rsidR="00F20D85">
          <w:rPr>
            <w:rFonts w:ascii="Helvetica Neue Light" w:hAnsi="Helvetica Neue Light"/>
            <w:sz w:val="22"/>
          </w:rPr>
          <w:t>fähigen</w:t>
        </w:r>
      </w:ins>
      <w:ins w:id="13" w:author="stefan zedlacher" w:date="2016-02-03T17:19:00Z">
        <w:r w:rsidR="00BA5591">
          <w:rPr>
            <w:rFonts w:ascii="Helvetica Neue Light" w:hAnsi="Helvetica Neue Light"/>
            <w:sz w:val="22"/>
          </w:rPr>
          <w:t xml:space="preserve"> 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4" w:author="stefan zedlacher" w:date="2016-02-03T17:19:00Z">
        <w:r w:rsidR="00EC7FFB" w:rsidDel="00BA5591">
          <w:rPr>
            <w:rFonts w:ascii="Helvetica Neue Light" w:hAnsi="Helvetica Neue Light"/>
            <w:sz w:val="22"/>
          </w:rPr>
          <w:delText xml:space="preserve"> </w:delText>
        </w:r>
      </w:del>
      <w:proofErr w:type="spellStart"/>
      <w:ins w:id="15" w:author="stefan zedlacher" w:date="2016-02-03T17:20:00Z">
        <w:r w:rsidR="00F26B1F">
          <w:rPr>
            <w:rFonts w:ascii="Helvetica Neue Light" w:hAnsi="Helvetica Neue Light"/>
            <w:sz w:val="22"/>
          </w:rPr>
          <w:t>angularJS</w:t>
        </w:r>
      </w:ins>
      <w:proofErr w:type="spellEnd"/>
      <w:ins w:id="16" w:author="stefan zedlacher" w:date="2016-02-03T17:21:00Z">
        <w:r w:rsidR="00F26B1F">
          <w:rPr>
            <w:rFonts w:ascii="Helvetica Neue Light" w:hAnsi="Helvetica Neue Light"/>
            <w:sz w:val="22"/>
          </w:rPr>
          <w:t>)</w:t>
        </w:r>
      </w:ins>
      <w:ins w:id="17" w:author="stefan zedlacher" w:date="2016-02-03T17:33:00Z">
        <w:r w:rsidR="00F20D85">
          <w:rPr>
            <w:rFonts w:ascii="Helvetica Neue Light" w:hAnsi="Helvetica Neue Light"/>
            <w:sz w:val="22"/>
          </w:rPr>
          <w:t xml:space="preserve"> die immer noch zur Analyse der Daten eingesetzt wird. </w:t>
        </w:r>
      </w:ins>
    </w:p>
    <w:p w14:paraId="2F8B058F" w14:textId="77777777" w:rsidR="00F20D85" w:rsidRDefault="00166AA5" w:rsidP="00D66371">
      <w:pPr>
        <w:jc w:val="both"/>
        <w:rPr>
          <w:ins w:id="18" w:author="stefan zedlacher" w:date="2016-02-03T17:43:00Z"/>
          <w:rFonts w:ascii="Helvetica Neue Light" w:hAnsi="Helvetica Neue Light"/>
          <w:sz w:val="22"/>
        </w:rPr>
      </w:pPr>
      <w:ins w:id="19" w:author="stefan zedlacher" w:date="2016-02-03T17:42:00Z">
        <w:r>
          <w:rPr>
            <w:rFonts w:ascii="Helvetica Neue Light" w:hAnsi="Helvetica Neue Light"/>
            <w:noProof/>
            <w:sz w:val="22"/>
            <w:lang w:eastAsia="de-DE"/>
          </w:rPr>
          <w:lastRenderedPageBreak/>
          <w:drawing>
            <wp:inline distT="0" distB="0" distL="0" distR="0" wp14:anchorId="51D8DA13" wp14:editId="0732FCA6">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9023" cy="2177156"/>
                      </a:xfrm>
                      <a:prstGeom prst="rect">
                        <a:avLst/>
                      </a:prstGeom>
                      <a:noFill/>
                      <a:ln>
                        <a:noFill/>
                      </a:ln>
                    </pic:spPr>
                  </pic:pic>
                </a:graphicData>
              </a:graphic>
            </wp:inline>
          </w:drawing>
        </w:r>
      </w:ins>
    </w:p>
    <w:p w14:paraId="03610696" w14:textId="77777777" w:rsidR="00166AA5" w:rsidRPr="00166AA5" w:rsidRDefault="00166AA5" w:rsidP="00D66371">
      <w:pPr>
        <w:jc w:val="both"/>
        <w:rPr>
          <w:ins w:id="20" w:author="stefan zedlacher" w:date="2016-02-03T17:33:00Z"/>
          <w:rFonts w:ascii="Helvetica Neue Light" w:hAnsi="Helvetica Neue Light"/>
          <w:i/>
          <w:sz w:val="16"/>
          <w:szCs w:val="16"/>
          <w:rPrChange w:id="21" w:author="stefan zedlacher" w:date="2016-02-03T17:43:00Z">
            <w:rPr>
              <w:ins w:id="22" w:author="stefan zedlacher" w:date="2016-02-03T17:33:00Z"/>
              <w:rFonts w:ascii="Helvetica Neue Light" w:hAnsi="Helvetica Neue Light"/>
              <w:sz w:val="22"/>
            </w:rPr>
          </w:rPrChange>
        </w:rPr>
      </w:pPr>
      <w:ins w:id="23" w:author="stefan zedlacher" w:date="2016-02-03T17:43:00Z">
        <w:r w:rsidRPr="00166AA5">
          <w:rPr>
            <w:rFonts w:ascii="Helvetica Neue Light" w:hAnsi="Helvetica Neue Light"/>
            <w:i/>
            <w:sz w:val="16"/>
            <w:szCs w:val="16"/>
          </w:rPr>
          <w:t>Bild 1: N</w:t>
        </w:r>
        <w:r w:rsidRPr="00166AA5">
          <w:rPr>
            <w:rFonts w:ascii="Helvetica Neue Light" w:hAnsi="Helvetica Neue Light"/>
            <w:i/>
            <w:sz w:val="16"/>
            <w:szCs w:val="16"/>
            <w:rPrChange w:id="24" w:author="stefan zedlacher" w:date="2016-02-03T17:43:00Z">
              <w:rPr>
                <w:rFonts w:ascii="Helvetica Neue Light" w:hAnsi="Helvetica Neue Light"/>
                <w:sz w:val="22"/>
              </w:rPr>
            </w:rPrChange>
          </w:rPr>
          <w:t>etzwerk Visualisierung mit d3JS.</w:t>
        </w:r>
      </w:ins>
    </w:p>
    <w:p w14:paraId="3C464E7B" w14:textId="77777777" w:rsidR="00F20D85" w:rsidRDefault="00F20D85" w:rsidP="00D66371">
      <w:pPr>
        <w:jc w:val="both"/>
        <w:rPr>
          <w:rFonts w:ascii="Helvetica Neue Light" w:hAnsi="Helvetica Neue Light"/>
          <w:sz w:val="22"/>
        </w:rPr>
      </w:pPr>
    </w:p>
    <w:p w14:paraId="703DA20B" w14:textId="77777777" w:rsidR="00DF5760" w:rsidRDefault="00EC7FFB" w:rsidP="00D66371">
      <w:pPr>
        <w:jc w:val="both"/>
        <w:rPr>
          <w:rFonts w:ascii="Helvetica Neue Light" w:hAnsi="Helvetica Neue Light"/>
          <w:sz w:val="22"/>
        </w:rPr>
      </w:pPr>
      <w:r>
        <w:rPr>
          <w:rFonts w:ascii="Helvetica Neue Light" w:hAnsi="Helvetica Neue Light"/>
          <w:sz w:val="22"/>
        </w:rPr>
        <w:t>Mit Beendigung der ersten Phase wurde ab Juni mit der Konzeption und Erste</w:t>
      </w:r>
      <w:r w:rsidR="00346D4C">
        <w:rPr>
          <w:rFonts w:ascii="Helvetica Neue Light" w:hAnsi="Helvetica Neue Light"/>
          <w:sz w:val="22"/>
        </w:rPr>
        <w:t>llung des Datenmodells begonnen.</w:t>
      </w:r>
      <w:r>
        <w:rPr>
          <w:rFonts w:ascii="Helvetica Neue Light" w:hAnsi="Helvetica Neue Light"/>
          <w:sz w:val="22"/>
        </w:rPr>
        <w:t xml:space="preserve"> Dazu wurden vorab Recherchen über aktuelle und kürzlich abgeschlossene Projekte getätigt, welche die Lösungsfindung unterstützen sollte. Entgegen herkömmlichen Digitalisierungsprojekten stellt sich hier </w:t>
      </w:r>
      <w:r w:rsidR="00346D4C">
        <w:rPr>
          <w:rFonts w:ascii="Helvetica Neue Light" w:hAnsi="Helvetica Neue Light"/>
          <w:sz w:val="22"/>
        </w:rPr>
        <w:t xml:space="preserve">vor allem </w:t>
      </w:r>
      <w:r>
        <w:rPr>
          <w:rFonts w:ascii="Helvetica Neue Light" w:hAnsi="Helvetica Neue Light"/>
          <w:sz w:val="22"/>
        </w:rPr>
        <w:t>die Herausforderung</w:t>
      </w:r>
      <w:r w:rsidR="008F69A9">
        <w:rPr>
          <w:rFonts w:ascii="Helvetica Neue Light" w:hAnsi="Helvetica Neue Light"/>
          <w:sz w:val="22"/>
        </w:rPr>
        <w:t>,</w:t>
      </w:r>
      <w:r>
        <w:rPr>
          <w:rFonts w:ascii="Helvetica Neue Light" w:hAnsi="Helvetica Neue Light"/>
          <w:sz w:val="22"/>
        </w:rPr>
        <w:t xml:space="preserve"> dass </w:t>
      </w:r>
      <w:r w:rsidR="008F69A9">
        <w:rPr>
          <w:rFonts w:ascii="Helvetica Neue Light" w:hAnsi="Helvetica Neue Light"/>
          <w:sz w:val="22"/>
        </w:rPr>
        <w:t xml:space="preserve">verschiedene </w:t>
      </w:r>
      <w:r>
        <w:rPr>
          <w:rFonts w:ascii="Helvetica Neue Light" w:hAnsi="Helvetica Neue Light"/>
          <w:sz w:val="22"/>
        </w:rPr>
        <w:t xml:space="preserve">Objekttypen repräsentiert werden sollten, deren Medialität jedoch vollkommen </w:t>
      </w:r>
      <w:r w:rsidR="008F69A9">
        <w:rPr>
          <w:rFonts w:ascii="Helvetica Neue Light" w:hAnsi="Helvetica Neue Light"/>
          <w:sz w:val="22"/>
        </w:rPr>
        <w:t xml:space="preserve">unterschiedlich </w:t>
      </w:r>
      <w:r>
        <w:rPr>
          <w:rFonts w:ascii="Helvetica Neue Light" w:hAnsi="Helvetica Neue Light"/>
          <w:sz w:val="22"/>
        </w:rPr>
        <w:t xml:space="preserve">sind. </w:t>
      </w:r>
      <w:r w:rsidR="00DF5760">
        <w:rPr>
          <w:rFonts w:ascii="Helvetica Neue Light" w:hAnsi="Helvetica Neue Light"/>
          <w:sz w:val="22"/>
        </w:rPr>
        <w:t xml:space="preserve">Der </w:t>
      </w:r>
      <w:r>
        <w:rPr>
          <w:rFonts w:ascii="Helvetica Neue Light" w:hAnsi="Helvetica Neue Light"/>
          <w:sz w:val="22"/>
        </w:rPr>
        <w:t xml:space="preserve">im Antrag </w:t>
      </w:r>
      <w:r w:rsidR="00DF5760">
        <w:rPr>
          <w:rFonts w:ascii="Helvetica Neue Light" w:hAnsi="Helvetica Neue Light"/>
          <w:sz w:val="22"/>
        </w:rPr>
        <w:t xml:space="preserve">vorgesehenen </w:t>
      </w:r>
      <w:ins w:id="25"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26"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27" w:author="stefan zedlacher" w:date="2016-02-03T17:16:00Z">
        <w:r w:rsidR="00BA5591">
          <w:rPr>
            <w:rFonts w:ascii="Helvetica Neue Light" w:hAnsi="Helvetica Neue Light"/>
            <w:sz w:val="22"/>
          </w:rPr>
          <w:t xml:space="preserve">die Verfügbarkeit der Bilder bzw. deren visueller Inhalt </w:t>
        </w:r>
      </w:ins>
      <w:del w:id="28"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Nach Kontaktaufnahme mit dem Digitalisierungszentrum der Karl-Franzens-Universität Graz wurden noch im Juli die ersten Objekte überstellt.</w:t>
      </w:r>
    </w:p>
    <w:p w14:paraId="077E6647" w14:textId="77777777" w:rsidR="00FD030A" w:rsidRDefault="00DF5760" w:rsidP="00D66371">
      <w:pPr>
        <w:jc w:val="both"/>
        <w:rPr>
          <w:ins w:id="29" w:author="stefan zedlacher" w:date="2016-02-03T17:03:00Z"/>
          <w:rFonts w:ascii="Helvetica Neue Light" w:hAnsi="Helvetica Neue Light"/>
          <w:sz w:val="22"/>
        </w:rPr>
      </w:pPr>
      <w:r>
        <w:rPr>
          <w:rFonts w:ascii="Helvetica Neue Light" w:hAnsi="Helvetica Neue Light"/>
          <w:sz w:val="22"/>
        </w:rPr>
        <w:t xml:space="preserve">Die Erstellung eines ersten Datenmodells konnte der Problematik der Verarbeitung unterschiedlicher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Abhilfe durch </w:t>
      </w:r>
      <w:r w:rsidR="008F69A9">
        <w:rPr>
          <w:rFonts w:ascii="Helvetica Neue Light" w:hAnsi="Helvetica Neue Light"/>
          <w:sz w:val="22"/>
        </w:rPr>
        <w:t xml:space="preserve">Ausarbeitung und </w:t>
      </w:r>
      <w:r>
        <w:rPr>
          <w:rFonts w:ascii="Helvetica Neue Light" w:hAnsi="Helvetica Neue Light"/>
          <w:sz w:val="22"/>
        </w:rPr>
        <w:t xml:space="preserve">Integration eines untergeordneten Referenzsystems </w:t>
      </w:r>
      <w:r w:rsidR="00817621">
        <w:rPr>
          <w:rFonts w:ascii="Helvetica Neue Light" w:hAnsi="Helvetica Neue Light"/>
          <w:sz w:val="22"/>
        </w:rPr>
        <w:t xml:space="preserve">geschafften wurde. </w:t>
      </w:r>
      <w:r w:rsidR="00346D4C">
        <w:rPr>
          <w:rFonts w:ascii="Helvetica Neue Light" w:hAnsi="Helvetica Neue Light"/>
          <w:sz w:val="22"/>
        </w:rPr>
        <w:t xml:space="preserve">Inhaltlich repräsentieren sie sowohl ideengeschichtlich relevante Inhalte, als auch dokumentarische oder künstlerisch wertvolle, sodass </w:t>
      </w:r>
      <w:r w:rsidR="00817621">
        <w:rPr>
          <w:rFonts w:ascii="Helvetica Neue Light" w:hAnsi="Helvetica Neue Light"/>
          <w:sz w:val="22"/>
        </w:rPr>
        <w:t>fünf Ebenen</w:t>
      </w:r>
      <w:r w:rsidR="00346D4C">
        <w:rPr>
          <w:rFonts w:ascii="Helvetica Neue Light" w:hAnsi="Helvetica Neue Light"/>
          <w:sz w:val="22"/>
        </w:rPr>
        <w:t xml:space="preserve"> definiert wurden</w:t>
      </w:r>
      <w:r w:rsidR="00817621">
        <w:rPr>
          <w:rFonts w:ascii="Helvetica Neue Light" w:hAnsi="Helvetica Neue Light"/>
          <w:sz w:val="22"/>
        </w:rPr>
        <w:t xml:space="preserve">, </w:t>
      </w:r>
      <w:r w:rsidR="00346D4C">
        <w:rPr>
          <w:rFonts w:ascii="Helvetica Neue Light" w:hAnsi="Helvetica Neue Light"/>
          <w:sz w:val="22"/>
        </w:rPr>
        <w:t xml:space="preserve">durch </w:t>
      </w:r>
      <w:r w:rsidR="00817621">
        <w:rPr>
          <w:rFonts w:ascii="Helvetica Neue Light" w:hAnsi="Helvetica Neue Light"/>
          <w:sz w:val="22"/>
        </w:rPr>
        <w:t>welche ihre unterschiedlichen Eigenschaften mit berücksichtigt</w:t>
      </w:r>
      <w:r w:rsidR="00346D4C">
        <w:rPr>
          <w:rFonts w:ascii="Helvetica Neue Light" w:hAnsi="Helvetica Neue Light"/>
          <w:sz w:val="22"/>
        </w:rPr>
        <w:t xml:space="preserve"> werden können</w:t>
      </w:r>
      <w:r w:rsidR="00817621">
        <w:rPr>
          <w:rFonts w:ascii="Helvetica Neue Light" w:hAnsi="Helvetica Neue Light"/>
          <w:sz w:val="22"/>
        </w:rPr>
        <w:t xml:space="preserve">. Die Objekte werden </w:t>
      </w:r>
      <w:r w:rsidR="00346D4C">
        <w:rPr>
          <w:rFonts w:ascii="Helvetica Neue Light" w:hAnsi="Helvetica Neue Light"/>
          <w:sz w:val="22"/>
        </w:rPr>
        <w:t xml:space="preserve">demnach </w:t>
      </w:r>
      <w:r w:rsidR="00817621">
        <w:rPr>
          <w:rFonts w:ascii="Helvetica Neue Light" w:hAnsi="Helvetica Neue Light"/>
          <w:sz w:val="22"/>
        </w:rPr>
        <w:t xml:space="preserve">getrennt durch deren Medialität (Objekt-Typus), die sie </w:t>
      </w:r>
      <w:r w:rsidR="00346D4C">
        <w:rPr>
          <w:rFonts w:ascii="Helvetica Neue Light" w:hAnsi="Helvetica Neue Light"/>
          <w:sz w:val="22"/>
        </w:rPr>
        <w:t xml:space="preserve">inhaltlich </w:t>
      </w:r>
      <w:r w:rsidR="00817621">
        <w:rPr>
          <w:rFonts w:ascii="Helvetica Neue Light" w:hAnsi="Helvetica Neue Light"/>
          <w:sz w:val="22"/>
        </w:rPr>
        <w:t xml:space="preserve">darstellende Entität (Gebäude, Person) </w:t>
      </w:r>
      <w:r w:rsidR="00346D4C">
        <w:rPr>
          <w:rFonts w:ascii="Helvetica Neue Light" w:hAnsi="Helvetica Neue Light"/>
          <w:sz w:val="22"/>
        </w:rPr>
        <w:t xml:space="preserve">sowie nach </w:t>
      </w:r>
      <w:r w:rsidR="00817621">
        <w:rPr>
          <w:rFonts w:ascii="Helvetica Neue Light" w:hAnsi="Helvetica Neue Light"/>
          <w:sz w:val="22"/>
        </w:rPr>
        <w:t xml:space="preserve">der über sie bekannten Kommunikation (Korrespondenz, Bewertung). Auf Grund der, vor allem für die Architekturgeschichtsforschung von Interesse </w:t>
      </w:r>
      <w:r w:rsidR="00346D4C">
        <w:rPr>
          <w:rFonts w:ascii="Helvetica Neue Light" w:hAnsi="Helvetica Neue Light"/>
          <w:sz w:val="22"/>
        </w:rPr>
        <w:t xml:space="preserve">erscheinenden </w:t>
      </w:r>
      <w:r w:rsidR="00817621">
        <w:rPr>
          <w:rFonts w:ascii="Helvetica Neue Light" w:hAnsi="Helvetica Neue Light"/>
          <w:sz w:val="22"/>
        </w:rPr>
        <w:t xml:space="preserve">ideen- und wissenschaftsgeschichtlichen Aspekte wurde diesen </w:t>
      </w:r>
      <w:r w:rsidR="00346D4C">
        <w:rPr>
          <w:rFonts w:ascii="Helvetica Neue Light" w:hAnsi="Helvetica Neue Light"/>
          <w:sz w:val="22"/>
        </w:rPr>
        <w:t>zusätzlich eine übergeordnete Ebene zu Idee (Konzept) eingefügt –</w:t>
      </w:r>
      <w:r w:rsidR="00817621">
        <w:rPr>
          <w:rFonts w:ascii="Helvetica Neue Light" w:hAnsi="Helvetica Neue Light"/>
          <w:sz w:val="22"/>
        </w:rPr>
        <w:t xml:space="preserve"> </w:t>
      </w:r>
      <w:r w:rsidR="00346D4C">
        <w:rPr>
          <w:rFonts w:ascii="Helvetica Neue Light" w:hAnsi="Helvetica Neue Light"/>
          <w:sz w:val="22"/>
        </w:rPr>
        <w:t xml:space="preserve">die allen drei Ebenen zugrunde liegen kann – als auch </w:t>
      </w:r>
      <w:r w:rsidR="00817621">
        <w:rPr>
          <w:rFonts w:ascii="Helvetica Neue Light" w:hAnsi="Helvetica Neue Light"/>
          <w:sz w:val="22"/>
        </w:rPr>
        <w:t xml:space="preserve">eine untergeordnete Ebene zum aktuellen Wissensstand (Interpretation). Die Verknüpfung der unterschiedlichen Referenzebenen verspricht </w:t>
      </w:r>
      <w:r w:rsidR="00346D4C">
        <w:rPr>
          <w:rFonts w:ascii="Helvetica Neue Light" w:hAnsi="Helvetica Neue Light"/>
          <w:sz w:val="22"/>
        </w:rPr>
        <w:t xml:space="preserve">damit </w:t>
      </w:r>
      <w:r w:rsidR="00817621">
        <w:rPr>
          <w:rFonts w:ascii="Helvetica Neue Light" w:hAnsi="Helvetica Neue Light"/>
          <w:sz w:val="22"/>
        </w:rPr>
        <w:t>eine Ordnung der Objekttypen</w:t>
      </w:r>
      <w:r w:rsidR="00346D4C">
        <w:rPr>
          <w:rFonts w:ascii="Helvetica Neue Light" w:hAnsi="Helvetica Neue Light"/>
          <w:sz w:val="22"/>
        </w:rPr>
        <w:t>, Objektinhalte und Wissenschaftsrelevanz</w:t>
      </w:r>
      <w:r w:rsidR="00817621">
        <w:rPr>
          <w:rFonts w:ascii="Helvetica Neue Light" w:hAnsi="Helvetica Neue Light"/>
          <w:sz w:val="22"/>
        </w:rPr>
        <w:t xml:space="preserve"> und wurde infolge im August und </w:t>
      </w:r>
      <w:r w:rsidR="00346D4C">
        <w:rPr>
          <w:rFonts w:ascii="Helvetica Neue Light" w:hAnsi="Helvetica Neue Light"/>
          <w:sz w:val="22"/>
        </w:rPr>
        <w:t xml:space="preserve">im </w:t>
      </w:r>
      <w:r w:rsidR="00817621">
        <w:rPr>
          <w:rFonts w:ascii="Helvetica Neue Light" w:hAnsi="Helvetica Neue Light"/>
          <w:sz w:val="22"/>
        </w:rPr>
        <w:t xml:space="preserve">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14:paraId="17266306" w14:textId="77777777" w:rsidR="00FD030A" w:rsidRDefault="00FD030A" w:rsidP="00D66371">
      <w:pPr>
        <w:jc w:val="both"/>
        <w:rPr>
          <w:ins w:id="30" w:author="stefan zedlacher" w:date="2016-02-03T17:44:00Z"/>
          <w:rFonts w:ascii="Helvetica Neue Light" w:hAnsi="Helvetica Neue Light"/>
          <w:sz w:val="22"/>
        </w:rPr>
      </w:pPr>
      <w:ins w:id="31" w:author="stefan zedlacher" w:date="2016-02-03T17:03:00Z">
        <w:r>
          <w:rPr>
            <w:rFonts w:ascii="Helvetica Neue Light" w:hAnsi="Helvetica Neue Light"/>
            <w:sz w:val="22"/>
          </w:rPr>
          <w:t xml:space="preserve">Aus technischer Sicht bestand die Herausforderung darin, die Anforderungen aus dem Datenmodell in eine einfache und ansprechende Anwendung zu überführen. </w:t>
        </w:r>
      </w:ins>
      <w:ins w:id="32" w:author="stefan zedlacher" w:date="2016-02-03T17:08:00Z">
        <w:r>
          <w:rPr>
            <w:rFonts w:ascii="Helvetica Neue Light" w:hAnsi="Helvetica Neue Light"/>
            <w:sz w:val="22"/>
          </w:rPr>
          <w:t>Da sich schon in den ersten Analysen zeigte, dass Netzwerkdarstellungen ein geeignetes Analyse</w:t>
        </w:r>
      </w:ins>
      <w:ins w:id="33" w:author="stefan zedlacher" w:date="2016-02-03T17:15:00Z">
        <w:r w:rsidR="00BA5591">
          <w:rPr>
            <w:rFonts w:ascii="Helvetica Neue Light" w:hAnsi="Helvetica Neue Light"/>
            <w:sz w:val="22"/>
          </w:rPr>
          <w:t>-</w:t>
        </w:r>
      </w:ins>
      <w:ins w:id="34" w:author="stefan zedlacher" w:date="2016-02-03T17:08:00Z">
        <w:r>
          <w:rPr>
            <w:rFonts w:ascii="Helvetica Neue Light" w:hAnsi="Helvetica Neue Light"/>
            <w:sz w:val="22"/>
          </w:rPr>
          <w:t xml:space="preserve"> und Arbeitswerkzeug </w:t>
        </w:r>
      </w:ins>
      <w:ins w:id="35" w:author="stefan zedlacher" w:date="2016-02-03T17:15:00Z">
        <w:r w:rsidR="00BA5591">
          <w:rPr>
            <w:rFonts w:ascii="Helvetica Neue Light" w:hAnsi="Helvetica Neue Light"/>
            <w:sz w:val="22"/>
          </w:rPr>
          <w:t>sind,</w:t>
        </w:r>
      </w:ins>
      <w:ins w:id="36" w:author="stefan zedlacher" w:date="2016-02-03T17:08:00Z">
        <w:r>
          <w:rPr>
            <w:rFonts w:ascii="Helvetica Neue Light" w:hAnsi="Helvetica Neue Light"/>
            <w:sz w:val="22"/>
          </w:rPr>
          <w:t xml:space="preserve"> entschieden wir uns </w:t>
        </w:r>
      </w:ins>
      <w:ins w:id="37" w:author="stefan zedlacher" w:date="2016-02-03T17:15:00Z">
        <w:r w:rsidR="00BA5591">
          <w:rPr>
            <w:rFonts w:ascii="Helvetica Neue Light" w:hAnsi="Helvetica Neue Light"/>
            <w:sz w:val="22"/>
          </w:rPr>
          <w:t xml:space="preserve">dazu, </w:t>
        </w:r>
      </w:ins>
      <w:ins w:id="38" w:author="stefan zedlacher" w:date="2016-02-03T17:08:00Z">
        <w:r>
          <w:rPr>
            <w:rFonts w:ascii="Helvetica Neue Light" w:hAnsi="Helvetica Neue Light"/>
            <w:sz w:val="22"/>
          </w:rPr>
          <w:t>auch für die Umsetzung diese</w:t>
        </w:r>
      </w:ins>
      <w:ins w:id="39" w:author="stefan zedlacher" w:date="2016-02-03T17:10:00Z">
        <w:r>
          <w:rPr>
            <w:rFonts w:ascii="Helvetica Neue Light" w:hAnsi="Helvetica Neue Light"/>
            <w:sz w:val="22"/>
          </w:rPr>
          <w:t>n</w:t>
        </w:r>
      </w:ins>
      <w:ins w:id="40" w:author="stefan zedlacher" w:date="2016-02-03T17:08:00Z">
        <w:r>
          <w:rPr>
            <w:rFonts w:ascii="Helvetica Neue Light" w:hAnsi="Helvetica Neue Light"/>
            <w:sz w:val="22"/>
          </w:rPr>
          <w:t xml:space="preserve"> Weg zu gehen. Daher werden die aktualisierten Datensätze, die Bilder und deren Referenzmodell</w:t>
        </w:r>
      </w:ins>
      <w:ins w:id="41" w:author="stefan zedlacher" w:date="2016-02-03T17:15:00Z">
        <w:r w:rsidR="00BA5591">
          <w:rPr>
            <w:rFonts w:ascii="Helvetica Neue Light" w:hAnsi="Helvetica Neue Light"/>
            <w:sz w:val="22"/>
          </w:rPr>
          <w:t>e fortlaufend</w:t>
        </w:r>
      </w:ins>
      <w:ins w:id="42" w:author="stefan zedlacher" w:date="2016-02-03T17:08:00Z">
        <w:r>
          <w:rPr>
            <w:rFonts w:ascii="Helvetica Neue Light" w:hAnsi="Helvetica Neue Light"/>
            <w:sz w:val="22"/>
          </w:rPr>
          <w:t xml:space="preserve"> in eine </w:t>
        </w:r>
        <w:proofErr w:type="spellStart"/>
        <w:r>
          <w:rPr>
            <w:rFonts w:ascii="Helvetica Neue Light" w:hAnsi="Helvetica Neue Light"/>
            <w:sz w:val="22"/>
          </w:rPr>
          <w:t>Graphendatenbank</w:t>
        </w:r>
        <w:proofErr w:type="spellEnd"/>
        <w:r>
          <w:rPr>
            <w:rFonts w:ascii="Helvetica Neue Light" w:hAnsi="Helvetica Neue Light"/>
            <w:sz w:val="22"/>
          </w:rPr>
          <w:t xml:space="preserve"> übertragen (Neo4j)</w:t>
        </w:r>
      </w:ins>
      <w:ins w:id="43" w:author="stefan zedlacher" w:date="2016-02-03T17:10:00Z">
        <w:r>
          <w:rPr>
            <w:rFonts w:ascii="Helvetica Neue Light" w:hAnsi="Helvetica Neue Light"/>
            <w:sz w:val="22"/>
          </w:rPr>
          <w:t xml:space="preserve">. </w:t>
        </w:r>
      </w:ins>
    </w:p>
    <w:p w14:paraId="36B19D9E" w14:textId="77777777" w:rsidR="00166AA5" w:rsidRDefault="00166AA5" w:rsidP="00D66371">
      <w:pPr>
        <w:jc w:val="both"/>
        <w:rPr>
          <w:ins w:id="44" w:author="stefan zedlacher" w:date="2016-02-03T17:44:00Z"/>
          <w:rFonts w:ascii="Helvetica Neue Light" w:hAnsi="Helvetica Neue Light"/>
          <w:sz w:val="22"/>
        </w:rPr>
      </w:pPr>
      <w:ins w:id="45" w:author="stefan zedlacher" w:date="2016-02-03T17:44:00Z">
        <w:r>
          <w:rPr>
            <w:rFonts w:ascii="Helvetica Neue Light" w:hAnsi="Helvetica Neue Light"/>
            <w:noProof/>
            <w:sz w:val="22"/>
            <w:lang w:eastAsia="de-DE"/>
          </w:rPr>
          <w:lastRenderedPageBreak/>
          <w:drawing>
            <wp:inline distT="0" distB="0" distL="0" distR="0" wp14:anchorId="4A1323D4" wp14:editId="5B524658">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520950"/>
                      </a:xfrm>
                      <a:prstGeom prst="rect">
                        <a:avLst/>
                      </a:prstGeom>
                      <a:noFill/>
                      <a:ln>
                        <a:noFill/>
                      </a:ln>
                    </pic:spPr>
                  </pic:pic>
                </a:graphicData>
              </a:graphic>
            </wp:inline>
          </w:drawing>
        </w:r>
      </w:ins>
    </w:p>
    <w:p w14:paraId="56F89854" w14:textId="77777777" w:rsidR="00166AA5" w:rsidRPr="00166AA5" w:rsidRDefault="00166AA5" w:rsidP="00D66371">
      <w:pPr>
        <w:jc w:val="both"/>
        <w:rPr>
          <w:ins w:id="46" w:author="stefan zedlacher" w:date="2016-02-03T17:03:00Z"/>
          <w:rFonts w:ascii="Helvetica Neue Light" w:hAnsi="Helvetica Neue Light"/>
          <w:i/>
          <w:sz w:val="16"/>
          <w:szCs w:val="16"/>
          <w:rPrChange w:id="47" w:author="stefan zedlacher" w:date="2016-02-03T17:45:00Z">
            <w:rPr>
              <w:ins w:id="48" w:author="stefan zedlacher" w:date="2016-02-03T17:03:00Z"/>
              <w:rFonts w:ascii="Helvetica Neue Light" w:hAnsi="Helvetica Neue Light"/>
              <w:sz w:val="22"/>
            </w:rPr>
          </w:rPrChange>
        </w:rPr>
      </w:pPr>
      <w:ins w:id="49" w:author="stefan zedlacher" w:date="2016-02-03T17:44:00Z">
        <w:r w:rsidRPr="00166AA5">
          <w:rPr>
            <w:rFonts w:ascii="Helvetica Neue Light" w:hAnsi="Helvetica Neue Light"/>
            <w:i/>
            <w:sz w:val="16"/>
            <w:szCs w:val="16"/>
          </w:rPr>
          <w:t xml:space="preserve">Bild </w:t>
        </w:r>
      </w:ins>
      <w:ins w:id="50" w:author="stefan zedlacher" w:date="2016-02-03T17:45:00Z">
        <w:r>
          <w:rPr>
            <w:rFonts w:ascii="Helvetica Neue Light" w:hAnsi="Helvetica Neue Light"/>
            <w:i/>
            <w:sz w:val="16"/>
            <w:szCs w:val="16"/>
          </w:rPr>
          <w:t>2</w:t>
        </w:r>
      </w:ins>
      <w:ins w:id="51" w:author="stefan zedlacher" w:date="2016-02-03T17:44:00Z">
        <w:r w:rsidRPr="00166AA5">
          <w:rPr>
            <w:rFonts w:ascii="Helvetica Neue Light" w:hAnsi="Helvetica Neue Light"/>
            <w:i/>
            <w:sz w:val="16"/>
            <w:szCs w:val="16"/>
          </w:rPr>
          <w:t xml:space="preserve">: </w:t>
        </w:r>
        <w:proofErr w:type="spellStart"/>
        <w:r>
          <w:rPr>
            <w:rFonts w:ascii="Helvetica Neue Light" w:hAnsi="Helvetica Neue Light"/>
            <w:i/>
            <w:sz w:val="16"/>
            <w:szCs w:val="16"/>
          </w:rPr>
          <w:t>Graphendatenbank</w:t>
        </w:r>
        <w:proofErr w:type="spellEnd"/>
        <w:r>
          <w:rPr>
            <w:rFonts w:ascii="Helvetica Neue Light" w:hAnsi="Helvetica Neue Light"/>
            <w:i/>
            <w:sz w:val="16"/>
            <w:szCs w:val="16"/>
          </w:rPr>
          <w:t xml:space="preserve"> neo4j Datenbrowser</w:t>
        </w:r>
        <w:r w:rsidRPr="003443DE">
          <w:rPr>
            <w:rFonts w:ascii="Helvetica Neue Light" w:hAnsi="Helvetica Neue Light"/>
            <w:i/>
            <w:sz w:val="16"/>
            <w:szCs w:val="16"/>
          </w:rPr>
          <w:t>.</w:t>
        </w:r>
      </w:ins>
    </w:p>
    <w:p w14:paraId="19F8B7DE" w14:textId="77777777" w:rsidR="00166AA5" w:rsidRDefault="00166AA5" w:rsidP="001D4363">
      <w:pPr>
        <w:jc w:val="both"/>
        <w:rPr>
          <w:ins w:id="52" w:author="stefan zedlacher" w:date="2016-02-03T17:45:00Z"/>
          <w:rFonts w:ascii="Helvetica Neue Light" w:hAnsi="Helvetica Neue Light"/>
          <w:sz w:val="22"/>
        </w:rPr>
      </w:pPr>
      <w:ins w:id="53" w:author="stefan zedlacher" w:date="2016-02-03T17:45:00Z">
        <w:r>
          <w:rPr>
            <w:rFonts w:ascii="Helvetica Neue Light" w:hAnsi="Helvetica Neue Light"/>
            <w:sz w:val="22"/>
          </w:rPr>
          <w:t>Parallel dazu entwickeln wir eine Volltextsuche über die heterogenen Daten und deren Beschreibungen, um schon in der Entwicklungsphase mögliche Fragestellungen berücksichtigen zu können. Schließlich erarbeiten wir auch die analoge Ausgabe der Daten über eine Suchvergangenheit bzw. Zusammenhänge in den Referenzen.  Letztlich soll diese ein Ausgabe der Daten als Skizzenbuch ermöglichen, mit dem vor Ort weitere Recherchen und neue Erkenntnisse unterstützt bzw. festgehalten werden können.</w:t>
        </w:r>
      </w:ins>
    </w:p>
    <w:p w14:paraId="75B281F5" w14:textId="77777777" w:rsidR="00166AA5" w:rsidRDefault="00166AA5" w:rsidP="001D4363">
      <w:pPr>
        <w:jc w:val="both"/>
        <w:rPr>
          <w:ins w:id="54" w:author="stefan zedlacher" w:date="2016-02-03T17:45:00Z"/>
          <w:rFonts w:ascii="Helvetica Neue Light" w:hAnsi="Helvetica Neue Light"/>
          <w:sz w:val="22"/>
        </w:rPr>
      </w:pPr>
      <w:ins w:id="55" w:author="stefan zedlacher" w:date="2016-02-03T17:45:00Z">
        <w:r>
          <w:rPr>
            <w:rFonts w:ascii="Helvetica Neue Light" w:hAnsi="Helvetica Neue Light"/>
            <w:noProof/>
            <w:sz w:val="22"/>
            <w:lang w:eastAsia="de-DE"/>
          </w:rPr>
          <w:drawing>
            <wp:inline distT="0" distB="0" distL="0" distR="0" wp14:anchorId="7E617EFF" wp14:editId="7D520574">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6713" cy="3477895"/>
                      </a:xfrm>
                      <a:prstGeom prst="rect">
                        <a:avLst/>
                      </a:prstGeom>
                      <a:noFill/>
                      <a:ln>
                        <a:noFill/>
                      </a:ln>
                    </pic:spPr>
                  </pic:pic>
                </a:graphicData>
              </a:graphic>
            </wp:inline>
          </w:drawing>
        </w:r>
      </w:ins>
    </w:p>
    <w:p w14:paraId="5C308AB0" w14:textId="77777777" w:rsidR="00166AA5" w:rsidRPr="00166AA5" w:rsidRDefault="00166AA5" w:rsidP="001D4363">
      <w:pPr>
        <w:jc w:val="both"/>
        <w:rPr>
          <w:ins w:id="56" w:author="stefan zedlacher" w:date="2016-02-03T17:45:00Z"/>
          <w:rFonts w:ascii="Helvetica Neue Light" w:hAnsi="Helvetica Neue Light"/>
          <w:i/>
          <w:sz w:val="16"/>
          <w:szCs w:val="16"/>
          <w:rPrChange w:id="57" w:author="stefan zedlacher" w:date="2016-02-03T17:46:00Z">
            <w:rPr>
              <w:ins w:id="58" w:author="stefan zedlacher" w:date="2016-02-03T17:45:00Z"/>
              <w:rFonts w:ascii="Helvetica Neue Light" w:hAnsi="Helvetica Neue Light"/>
              <w:sz w:val="22"/>
            </w:rPr>
          </w:rPrChange>
        </w:rPr>
      </w:pPr>
      <w:ins w:id="59"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proofErr w:type="spellStart"/>
      <w:ins w:id="60" w:author="stefan zedlacher" w:date="2016-02-03T17:46:00Z">
        <w:r>
          <w:rPr>
            <w:rFonts w:ascii="Helvetica Neue Light" w:hAnsi="Helvetica Neue Light"/>
            <w:i/>
            <w:sz w:val="16"/>
            <w:szCs w:val="16"/>
          </w:rPr>
          <w:t>Protoyp</w:t>
        </w:r>
        <w:proofErr w:type="spellEnd"/>
        <w:r>
          <w:rPr>
            <w:rFonts w:ascii="Helvetica Neue Light" w:hAnsi="Helvetica Neue Light"/>
            <w:i/>
            <w:sz w:val="16"/>
            <w:szCs w:val="16"/>
          </w:rPr>
          <w:t xml:space="preserve"> der Frontend Suche</w:t>
        </w:r>
      </w:ins>
      <w:ins w:id="61" w:author="stefan zedlacher" w:date="2016-02-03T17:45:00Z">
        <w:r w:rsidRPr="003443DE">
          <w:rPr>
            <w:rFonts w:ascii="Helvetica Neue Light" w:hAnsi="Helvetica Neue Light"/>
            <w:i/>
            <w:sz w:val="16"/>
            <w:szCs w:val="16"/>
          </w:rPr>
          <w:t>.</w:t>
        </w:r>
        <w:bookmarkStart w:id="62" w:name="_GoBack"/>
        <w:bookmarkEnd w:id="62"/>
      </w:ins>
    </w:p>
    <w:p w14:paraId="4D45775A" w14:textId="77777777" w:rsidR="00D66371" w:rsidDel="00FD030A" w:rsidRDefault="00346D4C" w:rsidP="00D66371">
      <w:pPr>
        <w:jc w:val="both"/>
        <w:rPr>
          <w:del w:id="63" w:author="stefan zedlacher" w:date="2016-02-03T17:03:00Z"/>
          <w:rFonts w:ascii="Helvetica Neue Light" w:hAnsi="Helvetica Neue Light"/>
          <w:sz w:val="22"/>
        </w:rPr>
      </w:pPr>
      <w:del w:id="64" w:author="stefan zedlacher" w:date="2016-02-03T17:03:00Z">
        <w:r w:rsidDel="00FD030A">
          <w:rPr>
            <w:rFonts w:ascii="Helvetica Neue Light" w:hAnsi="Helvetica Neue Light"/>
            <w:sz w:val="22"/>
          </w:rPr>
          <w:delText xml:space="preserve">Parallel dazu wurde das Datenmodell auch in einer Netzwerkgrafik visualisiert. </w:delText>
        </w:r>
      </w:del>
    </w:p>
    <w:p w14:paraId="7D00835F" w14:textId="77777777" w:rsidR="001D4363" w:rsidRDefault="008F69A9" w:rsidP="001D4363">
      <w:pPr>
        <w:jc w:val="both"/>
        <w:rPr>
          <w:rFonts w:ascii="Helvetica Neue Light" w:hAnsi="Helvetica Neue Light"/>
          <w:sz w:val="22"/>
        </w:rPr>
      </w:pPr>
      <w:r>
        <w:rPr>
          <w:rFonts w:ascii="Helvetica Neue Light" w:hAnsi="Helvetica Neue Light"/>
          <w:sz w:val="22"/>
        </w:rPr>
        <w:t xml:space="preserve">Im Oktober wurden in die Inventarliste jene der Bibliothek des Institutes für Kunstgeschichte Graz zugeordneten, ehemals aus dem Nachlass von </w:t>
      </w:r>
      <w:proofErr w:type="spellStart"/>
      <w:r>
        <w:rPr>
          <w:rFonts w:ascii="Helvetica Neue Light" w:hAnsi="Helvetica Neue Light"/>
          <w:sz w:val="22"/>
        </w:rPr>
        <w:t>Geymüller</w:t>
      </w:r>
      <w:proofErr w:type="spellEnd"/>
      <w:r>
        <w:rPr>
          <w:rFonts w:ascii="Helvetica Neue Light" w:hAnsi="Helvetica Neue Light"/>
          <w:sz w:val="22"/>
        </w:rPr>
        <w:t xml:space="preserve"> stammenden Sonderdrucke aufgenommen. Selbiges wird seit Dezember auch mit den nachweislich aus der Bibliothek </w:t>
      </w:r>
      <w:proofErr w:type="spellStart"/>
      <w:r>
        <w:rPr>
          <w:rFonts w:ascii="Helvetica Neue Light" w:hAnsi="Helvetica Neue Light"/>
          <w:sz w:val="22"/>
        </w:rPr>
        <w:t>Geymüllers</w:t>
      </w:r>
      <w:proofErr w:type="spellEnd"/>
      <w:r>
        <w:rPr>
          <w:rFonts w:ascii="Helvetica Neue Light" w:hAnsi="Helvetica Neue Light"/>
          <w:sz w:val="22"/>
        </w:rPr>
        <w:t xml:space="preserve"> stammenden Büchern vorgenommen. Nach dem Erhalt der ersten Daten </w:t>
      </w:r>
      <w:r w:rsidR="006A2190">
        <w:rPr>
          <w:rFonts w:ascii="Helvetica Neue Light" w:hAnsi="Helvetica Neue Light"/>
          <w:sz w:val="22"/>
        </w:rPr>
        <w:t xml:space="preserve">von der Digitalisierungsstelle </w:t>
      </w:r>
      <w:r>
        <w:rPr>
          <w:rFonts w:ascii="Helvetica Neue Light" w:hAnsi="Helvetica Neue Light"/>
          <w:sz w:val="22"/>
        </w:rPr>
        <w:t>wurden diese im November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1D4363">
        <w:rPr>
          <w:rFonts w:ascii="Helvetica Neue Light" w:hAnsi="Helvetica Neue Light"/>
          <w:sz w:val="22"/>
        </w:rPr>
        <w:t>Mit der Teilnahme an der Konferenz „</w:t>
      </w:r>
      <w:proofErr w:type="spellStart"/>
      <w:r w:rsidR="001D4363">
        <w:rPr>
          <w:rFonts w:ascii="Helvetica Neue Light" w:hAnsi="Helvetica Neue Light"/>
          <w:sz w:val="22"/>
        </w:rPr>
        <w:t>Newest</w:t>
      </w:r>
      <w:proofErr w:type="spellEnd"/>
      <w:r w:rsidR="001D4363">
        <w:rPr>
          <w:rFonts w:ascii="Helvetica Neue Light" w:hAnsi="Helvetica Neue Light"/>
          <w:sz w:val="22"/>
        </w:rPr>
        <w:t xml:space="preserve"> Art </w:t>
      </w:r>
      <w:proofErr w:type="spellStart"/>
      <w:r w:rsidR="001D4363">
        <w:rPr>
          <w:rFonts w:ascii="Helvetica Neue Light" w:hAnsi="Helvetica Neue Light"/>
          <w:sz w:val="22"/>
        </w:rPr>
        <w:t>History</w:t>
      </w:r>
      <w:proofErr w:type="spellEnd"/>
      <w:r w:rsidR="001D4363">
        <w:rPr>
          <w:rFonts w:ascii="Helvetica Neue Light" w:hAnsi="Helvetica Neue Light"/>
          <w:sz w:val="22"/>
        </w:rPr>
        <w:t xml:space="preserve">. </w:t>
      </w:r>
      <w:r w:rsidR="001D4363">
        <w:rPr>
          <w:rFonts w:ascii="Helvetica Neue Light" w:hAnsi="Helvetica Neue Light"/>
          <w:sz w:val="22"/>
        </w:rPr>
        <w:lastRenderedPageBreak/>
        <w:t xml:space="preserve">Wohin geht die jüngste Kunstgeschichte?“ vom 06.11. bis zum 08.11. an der Universität Wien sowie auch am „1. Vernetzungstreffen Digitale Kunstgeschichte Österreich“ am 08.11. an der Universität Wien begannen </w:t>
      </w:r>
      <w:r w:rsidR="006A2190">
        <w:rPr>
          <w:rFonts w:ascii="Helvetica Neue Light" w:hAnsi="Helvetica Neue Light"/>
          <w:sz w:val="22"/>
        </w:rPr>
        <w:t xml:space="preserve">die </w:t>
      </w:r>
      <w:r w:rsidR="001D4363">
        <w:rPr>
          <w:rFonts w:ascii="Helvetica Neue Light" w:hAnsi="Helvetica Neue Light"/>
          <w:sz w:val="22"/>
        </w:rPr>
        <w:t xml:space="preserve">Vorbereitungen zur Antragstellung eines Folgeprojektes. Bei einer weiteren Konferenz „dha2015 – 2nd Digital </w:t>
      </w:r>
      <w:proofErr w:type="spellStart"/>
      <w:r w:rsidR="001D4363">
        <w:rPr>
          <w:rFonts w:ascii="Helvetica Neue Light" w:hAnsi="Helvetica Neue Light"/>
          <w:sz w:val="22"/>
        </w:rPr>
        <w:t>Humanities</w:t>
      </w:r>
      <w:proofErr w:type="spellEnd"/>
      <w:r w:rsidR="001D4363">
        <w:rPr>
          <w:rFonts w:ascii="Helvetica Neue Light" w:hAnsi="Helvetica Neue Light"/>
          <w:sz w:val="22"/>
        </w:rPr>
        <w:t xml:space="preserve"> Austria Conference“ an der Österreichischen Akademie der Wissenschaften in Wien wurde der Zwischenstand des Projektes präsentiert. Weiters wurden die zu verwendenden Standards (GND, VIAF) und möglich zu verwendende Thesauri getestet</w:t>
      </w:r>
      <w:r w:rsidR="001D4363">
        <w:rPr>
          <w:i/>
          <w:iCs/>
          <w:sz w:val="22"/>
          <w:szCs w:val="22"/>
        </w:rPr>
        <w:t xml:space="preserve"> </w:t>
      </w:r>
      <w:r w:rsidR="001D4363">
        <w:rPr>
          <w:rFonts w:ascii="Helvetica Neue Light" w:hAnsi="Helvetica Neue Light"/>
          <w:sz w:val="22"/>
        </w:rPr>
        <w:t xml:space="preserve">und das Datenmodell dahingehend angepasst. </w:t>
      </w:r>
    </w:p>
    <w:p w14:paraId="17BCBEE3" w14:textId="77777777" w:rsidR="0083595C" w:rsidRDefault="0083595C" w:rsidP="0083595C">
      <w:pPr>
        <w:jc w:val="both"/>
        <w:rPr>
          <w:rFonts w:ascii="Helvetica Neue Light" w:hAnsi="Helvetica Neue Light"/>
          <w:sz w:val="22"/>
        </w:rPr>
      </w:pPr>
      <w:r w:rsidRPr="00A925D2">
        <w:rPr>
          <w:rFonts w:ascii="Helvetica Neue Light" w:hAnsi="Helvetica Neue Light"/>
          <w:sz w:val="22"/>
        </w:rPr>
        <w:t>Seit Dezember wird an einem Paper gearbeitet, welches sich mit den technischen und inhaltlichen Möglichkeiten der Repräsentation von Bildquellen aus jenem im Projekt erstellten Datenmodell befasst. Dazu wird eine Fallstudie ausgearbeitet</w:t>
      </w:r>
      <w:r w:rsidR="006A2190" w:rsidRPr="00A925D2">
        <w:rPr>
          <w:rFonts w:ascii="Helvetica Neue Light" w:hAnsi="Helvetica Neue Light"/>
          <w:sz w:val="22"/>
        </w:rPr>
        <w:t>, welche sich speziell auf jene Bildo</w:t>
      </w:r>
      <w:r w:rsidRPr="00A925D2">
        <w:rPr>
          <w:rFonts w:ascii="Helvetica Neue Light" w:hAnsi="Helvetica Neue Light"/>
          <w:sz w:val="22"/>
        </w:rPr>
        <w:t>bjekte bezieht, welche zwischen 1870 und 1909 in Florenz entstanden sind. Das Paper wird im April 2016 auf einer Konferenz „</w:t>
      </w:r>
      <w:proofErr w:type="spellStart"/>
      <w:r w:rsidRPr="00A925D2">
        <w:rPr>
          <w:rFonts w:ascii="Helvetica Neue Light" w:hAnsi="Helvetica Neue Light"/>
          <w:sz w:val="22"/>
        </w:rPr>
        <w:t>iCity</w:t>
      </w:r>
      <w:proofErr w:type="spellEnd"/>
      <w:r w:rsidRPr="00A925D2">
        <w:rPr>
          <w:rFonts w:ascii="Helvetica Neue Light" w:hAnsi="Helvetica Neue Light"/>
          <w:sz w:val="22"/>
        </w:rPr>
        <w:t xml:space="preserve"> - </w:t>
      </w:r>
      <w:proofErr w:type="spellStart"/>
      <w:r w:rsidRPr="00A925D2">
        <w:rPr>
          <w:rFonts w:ascii="Helvetica Neue Light" w:hAnsi="Helvetica Neue Light"/>
          <w:sz w:val="22"/>
        </w:rPr>
        <w:t>Enhancing</w:t>
      </w:r>
      <w:proofErr w:type="spellEnd"/>
      <w:r w:rsidRPr="00A925D2">
        <w:rPr>
          <w:rFonts w:ascii="Helvetica Neue Light" w:hAnsi="Helvetica Neue Light"/>
          <w:sz w:val="22"/>
        </w:rPr>
        <w:t xml:space="preserve"> Places Through Technology“ der COST Action „Cyberparks“ in Malta </w:t>
      </w:r>
      <w:r w:rsidR="00A925D2" w:rsidRPr="00A925D2">
        <w:rPr>
          <w:rFonts w:ascii="Helvetica Neue Light" w:hAnsi="Helvetica Neue Light"/>
          <w:sz w:val="22"/>
        </w:rPr>
        <w:t>(</w:t>
      </w:r>
      <w:hyperlink r:id="rId8" w:history="1">
        <w:r w:rsidR="00A925D2" w:rsidRPr="00A925D2">
          <w:rPr>
            <w:rStyle w:val="Link"/>
            <w:rFonts w:ascii="Helvetica Neue Light" w:hAnsi="Helvetica Neue Light"/>
            <w:color w:val="auto"/>
            <w:sz w:val="22"/>
          </w:rPr>
          <w:t>http://cyberparks-project.eu/news/32-icity-enhancing-places-through-technology</w:t>
        </w:r>
      </w:hyperlink>
      <w:r w:rsidR="00A925D2"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14:paraId="3EF3C92E" w14:textId="77777777" w:rsidR="00E12819" w:rsidRDefault="00E12819" w:rsidP="00D66371">
      <w:pPr>
        <w:jc w:val="both"/>
        <w:rPr>
          <w:rFonts w:ascii="Helvetica Neue Light" w:hAnsi="Helvetica Neue Light"/>
          <w:sz w:val="22"/>
        </w:rPr>
      </w:pPr>
    </w:p>
    <w:p w14:paraId="2979C4D3" w14:textId="77777777" w:rsidR="006A2190" w:rsidRDefault="006A2190">
      <w:pPr>
        <w:rPr>
          <w:rFonts w:ascii="Helvetica Neue Light" w:hAnsi="Helvetica Neue Light"/>
          <w:sz w:val="22"/>
        </w:rPr>
      </w:pPr>
    </w:p>
    <w:p w14:paraId="3F80A7B2" w14:textId="77777777" w:rsidR="006A2190" w:rsidRDefault="006A2190">
      <w:pPr>
        <w:rPr>
          <w:rFonts w:ascii="Helvetica Neue Light" w:hAnsi="Helvetica Neue Light"/>
          <w:sz w:val="22"/>
        </w:rPr>
      </w:pPr>
    </w:p>
    <w:p w14:paraId="45AE37B9" w14:textId="77777777" w:rsidR="00954332" w:rsidRDefault="006A2190">
      <w:pPr>
        <w:rPr>
          <w:rFonts w:ascii="Helvetica Neue Light" w:hAnsi="Helvetica Neue Light"/>
          <w:sz w:val="22"/>
        </w:rPr>
      </w:pPr>
      <w:r>
        <w:rPr>
          <w:rFonts w:ascii="Helvetica Neue Light" w:hAnsi="Helvetica Neue Light"/>
          <w:sz w:val="22"/>
        </w:rPr>
        <w:br w:type="page"/>
      </w:r>
      <w:r w:rsidRPr="006A2190">
        <w:rPr>
          <w:rFonts w:ascii="Helvetica Neue Light" w:hAnsi="Helvetica Neue Light"/>
          <w:sz w:val="22"/>
          <w:u w:val="single"/>
        </w:rPr>
        <w:lastRenderedPageBreak/>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954332">
        <w:rPr>
          <w:rFonts w:ascii="Helvetica Neue Light" w:hAnsi="Helvetica Neue Light"/>
          <w:sz w:val="22"/>
        </w:rPr>
        <w:t xml:space="preserve">Digitalisierung und Aktualisierung der </w:t>
      </w:r>
      <w:r w:rsidR="001F0150">
        <w:rPr>
          <w:rFonts w:ascii="Helvetica Neue Light" w:hAnsi="Helvetica Neue Light"/>
          <w:sz w:val="22"/>
        </w:rPr>
        <w:t xml:space="preserve">Inventarliste </w:t>
      </w:r>
    </w:p>
    <w:p w14:paraId="479C88CD" w14:textId="77777777" w:rsidR="001F0150" w:rsidRDefault="001F0150">
      <w:pPr>
        <w:rPr>
          <w:rFonts w:ascii="Helvetica Neue Light" w:hAnsi="Helvetica Neue Light"/>
          <w:sz w:val="22"/>
        </w:rPr>
      </w:pPr>
    </w:p>
    <w:p w14:paraId="5B38FD15" w14:textId="77777777" w:rsidR="001F0150" w:rsidRDefault="008F69A9" w:rsidP="006A2190">
      <w:pPr>
        <w:ind w:left="708"/>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1F0150">
        <w:rPr>
          <w:rFonts w:ascii="Helvetica Neue Light" w:hAnsi="Helvetica Neue Light"/>
          <w:sz w:val="22"/>
        </w:rPr>
        <w:t xml:space="preserve"> Erstellung einer Fotoliste jener bei der Sichtung vorgenommenen Fotos</w:t>
      </w:r>
    </w:p>
    <w:p w14:paraId="3451FBF3" w14:textId="77777777" w:rsidR="001F0150" w:rsidRDefault="001F0150">
      <w:pPr>
        <w:rPr>
          <w:rFonts w:ascii="Helvetica Neue Light" w:hAnsi="Helvetica Neue Light"/>
          <w:sz w:val="22"/>
        </w:rPr>
      </w:pPr>
    </w:p>
    <w:p w14:paraId="483B73A4" w14:textId="77777777" w:rsidR="001F0150" w:rsidRDefault="001F0150" w:rsidP="006A2190">
      <w:pPr>
        <w:ind w:left="1416"/>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erster zu digitalisierender Objekte </w:t>
      </w:r>
    </w:p>
    <w:p w14:paraId="2BD036AB" w14:textId="77777777" w:rsidR="001F0150" w:rsidRDefault="001F0150">
      <w:pPr>
        <w:rPr>
          <w:rFonts w:ascii="Helvetica Neue Light" w:hAnsi="Helvetica Neue Light"/>
          <w:sz w:val="22"/>
        </w:rPr>
      </w:pPr>
    </w:p>
    <w:p w14:paraId="6DCDFAA9" w14:textId="77777777" w:rsidR="001F0150" w:rsidRDefault="001F0150" w:rsidP="006A2190">
      <w:pPr>
        <w:ind w:left="1416" w:firstLine="708"/>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p>
    <w:p w14:paraId="12161C9C" w14:textId="77777777" w:rsidR="001F0150" w:rsidRDefault="001F0150">
      <w:pPr>
        <w:rPr>
          <w:rFonts w:ascii="Helvetica Neue Light" w:hAnsi="Helvetica Neue Light"/>
          <w:sz w:val="22"/>
        </w:rPr>
      </w:pPr>
    </w:p>
    <w:p w14:paraId="75543FD8" w14:textId="77777777" w:rsidR="001F0150" w:rsidRDefault="001F0150" w:rsidP="006A2190">
      <w:pPr>
        <w:ind w:left="2832"/>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14:paraId="3C2243FF" w14:textId="77777777" w:rsidR="001F0150" w:rsidRDefault="001F0150">
      <w:pPr>
        <w:rPr>
          <w:rFonts w:ascii="Helvetica Neue Light" w:hAnsi="Helvetica Neue Light"/>
          <w:sz w:val="22"/>
        </w:rPr>
      </w:pPr>
    </w:p>
    <w:p w14:paraId="0997514D" w14:textId="77777777" w:rsidR="006A2190" w:rsidRDefault="001F0150" w:rsidP="006A2190">
      <w:pPr>
        <w:ind w:left="3540"/>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6A2190">
        <w:rPr>
          <w:rFonts w:ascii="Helvetica Neue Light" w:hAnsi="Helvetica Neue Light"/>
          <w:sz w:val="22"/>
        </w:rPr>
        <w:t xml:space="preserve"> und inhaltliche Bearbeitung; </w:t>
      </w:r>
      <w:r>
        <w:rPr>
          <w:rFonts w:ascii="Helvetica Neue Light" w:hAnsi="Helvetica Neue Light"/>
          <w:sz w:val="22"/>
        </w:rPr>
        <w:t xml:space="preserve">Konferenz </w:t>
      </w:r>
      <w:r w:rsidR="00CE7EB6">
        <w:rPr>
          <w:rFonts w:ascii="Helvetica Neue Light" w:hAnsi="Helvetica Neue Light"/>
          <w:sz w:val="22"/>
        </w:rPr>
        <w:t xml:space="preserve">(06.-08.11.) </w:t>
      </w:r>
      <w:r>
        <w:rPr>
          <w:rFonts w:ascii="Helvetica Neue Light" w:hAnsi="Helvetica Neue Light"/>
          <w:sz w:val="22"/>
        </w:rPr>
        <w:t>„</w:t>
      </w:r>
      <w:proofErr w:type="spellStart"/>
      <w:r>
        <w:rPr>
          <w:rFonts w:ascii="Helvetica Neue Light" w:hAnsi="Helvetica Neue Light"/>
          <w:sz w:val="22"/>
        </w:rPr>
        <w:t>Newest</w:t>
      </w:r>
      <w:proofErr w:type="spellEnd"/>
      <w:r>
        <w:rPr>
          <w:rFonts w:ascii="Helvetica Neue Light" w:hAnsi="Helvetica Neue Light"/>
          <w:sz w:val="22"/>
        </w:rPr>
        <w:t xml:space="preserve"> Art </w:t>
      </w:r>
      <w:proofErr w:type="spellStart"/>
      <w:r>
        <w:rPr>
          <w:rFonts w:ascii="Helvetica Neue Light" w:hAnsi="Helvetica Neue Light"/>
          <w:sz w:val="22"/>
        </w:rPr>
        <w:t>History</w:t>
      </w:r>
      <w:proofErr w:type="spellEnd"/>
      <w:r>
        <w:rPr>
          <w:rFonts w:ascii="Helvetica Neue Light" w:hAnsi="Helvetica Neue Light"/>
          <w:sz w:val="22"/>
        </w:rPr>
        <w:t>. Wohin geht die jüngste Kunstgeschichte?</w:t>
      </w:r>
      <w:r w:rsidR="00CE7EB6">
        <w:rPr>
          <w:rFonts w:ascii="Helvetica Neue Light" w:hAnsi="Helvetica Neue Light"/>
          <w:sz w:val="22"/>
        </w:rPr>
        <w:t>“</w:t>
      </w:r>
      <w:r>
        <w:rPr>
          <w:rFonts w:ascii="Helvetica Neue Light" w:hAnsi="Helvetica Neue Light"/>
          <w:sz w:val="22"/>
        </w:rPr>
        <w:t xml:space="preserve"> Universität Wien</w:t>
      </w:r>
      <w:r w:rsidR="00CE7EB6">
        <w:rPr>
          <w:rFonts w:ascii="Helvetica Neue Light" w:hAnsi="Helvetica Neue Light"/>
          <w:sz w:val="22"/>
        </w:rPr>
        <w:t>, sowie (08.11.) „1. Vernetzungstreffen Digitale Kunstgeschichte Österreich“ Universität Wien</w:t>
      </w:r>
      <w:r w:rsidR="006A2190">
        <w:rPr>
          <w:rFonts w:ascii="Helvetica Neue Light" w:hAnsi="Helvetica Neue Light"/>
          <w:sz w:val="22"/>
        </w:rPr>
        <w:t xml:space="preserve">; </w:t>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 xml:space="preserve">Konferenz (30.11.-02.12.) „dha2015 – 2nd Digital </w:t>
      </w:r>
      <w:proofErr w:type="spellStart"/>
      <w:r w:rsidR="004B4888">
        <w:rPr>
          <w:rFonts w:ascii="Helvetica Neue Light" w:hAnsi="Helvetica Neue Light"/>
          <w:sz w:val="22"/>
        </w:rPr>
        <w:t>Humanities</w:t>
      </w:r>
      <w:proofErr w:type="spellEnd"/>
      <w:r w:rsidR="004B4888">
        <w:rPr>
          <w:rFonts w:ascii="Helvetica Neue Light" w:hAnsi="Helvetica Neue Light"/>
          <w:sz w:val="22"/>
        </w:rPr>
        <w:t xml:space="preserve"> Austria Conference“ Österreichische Akademie der Wissenschaften Wien</w:t>
      </w:r>
      <w:r w:rsidR="006A2190">
        <w:rPr>
          <w:rFonts w:ascii="Helvetica Neue Light" w:hAnsi="Helvetica Neue Light"/>
          <w:sz w:val="22"/>
        </w:rPr>
        <w:t>; Beginn der Ausarbeitung eines Konzeptes zur Einreichung eines Folgeantrages</w:t>
      </w:r>
    </w:p>
    <w:p w14:paraId="0D16AB47" w14:textId="77777777" w:rsidR="006A2190" w:rsidRDefault="006A2190" w:rsidP="006A2190">
      <w:pPr>
        <w:ind w:left="708" w:firstLine="708"/>
        <w:rPr>
          <w:rFonts w:ascii="Helvetica Neue Light" w:hAnsi="Helvetica Neue Light"/>
          <w:sz w:val="22"/>
        </w:rPr>
      </w:pPr>
    </w:p>
    <w:p w14:paraId="39B56E07" w14:textId="77777777" w:rsidR="00E12819" w:rsidRDefault="001F0150" w:rsidP="006A2190">
      <w:pPr>
        <w:ind w:left="4248"/>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p>
    <w:p w14:paraId="004AD4F8" w14:textId="77777777" w:rsidR="001F0150" w:rsidRPr="001F0150" w:rsidRDefault="001F0150">
      <w:pPr>
        <w:rPr>
          <w:rFonts w:ascii="Helvetica Neue Light" w:hAnsi="Helvetica Neue Light"/>
          <w:sz w:val="22"/>
        </w:rPr>
      </w:pPr>
    </w:p>
    <w:sectPr w:rsidR="001F0150" w:rsidRPr="001F0150" w:rsidSect="001F0150">
      <w:pgSz w:w="11900" w:h="16840"/>
      <w:pgMar w:top="1417" w:right="1417" w:bottom="1134"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notTrueType/>
    <w:pitch w:val="variable"/>
    <w:sig w:usb0="00000003" w:usb1="00000000" w:usb2="00000000" w:usb3="00000000" w:csb0="00000001" w:csb1="00000000"/>
  </w:font>
  <w:font w:name="Times New Roman">
    <w:altName w:val="Times"/>
    <w:panose1 w:val="02020603050405020304"/>
    <w:charset w:val="00"/>
    <w:family w:val="auto"/>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Helvetica Neue Light">
    <w:panose1 w:val="020004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20F0502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trackRevisions/>
  <w:defaultTabStop w:val="708"/>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150"/>
    <w:rsid w:val="00166AA5"/>
    <w:rsid w:val="001D4363"/>
    <w:rsid w:val="001F0150"/>
    <w:rsid w:val="00346D4C"/>
    <w:rsid w:val="004B4888"/>
    <w:rsid w:val="006A2190"/>
    <w:rsid w:val="00817621"/>
    <w:rsid w:val="0083595C"/>
    <w:rsid w:val="008F69A9"/>
    <w:rsid w:val="00954332"/>
    <w:rsid w:val="00A925D2"/>
    <w:rsid w:val="00BA5591"/>
    <w:rsid w:val="00C75C39"/>
    <w:rsid w:val="00CE7EB6"/>
    <w:rsid w:val="00D66371"/>
    <w:rsid w:val="00DF5760"/>
    <w:rsid w:val="00E12819"/>
    <w:rsid w:val="00E60785"/>
    <w:rsid w:val="00EC7FFB"/>
    <w:rsid w:val="00F20D85"/>
    <w:rsid w:val="00F26B1F"/>
    <w:rsid w:val="00FD030A"/>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EF1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cyberparks-project.eu/news/32-icity-enhancing-places-through-technology"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1142</Words>
  <Characters>7196</Characters>
  <Application>Microsoft Macintosh Word</Application>
  <DocSecurity>0</DocSecurity>
  <Lines>59</Lines>
  <Paragraphs>16</Paragraphs>
  <ScaleCrop>false</ScaleCrop>
  <Company>TU Graz</Company>
  <LinksUpToDate>false</LinksUpToDate>
  <CharactersWithSpaces>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stefan zedlacher</cp:lastModifiedBy>
  <cp:revision>3</cp:revision>
  <dcterms:created xsi:type="dcterms:W3CDTF">2016-02-03T16:42:00Z</dcterms:created>
  <dcterms:modified xsi:type="dcterms:W3CDTF">2016-02-03T16:46:00Z</dcterms:modified>
</cp:coreProperties>
</file>