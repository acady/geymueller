
<file path=[Content_Types].xml><?xml version="1.0" encoding="utf-8"?>
<Types xmlns="http://schemas.openxmlformats.org/package/2006/content-types">
  <Override PartName="/docProps/core.xml" ContentType="application/vnd.openxmlformats-package.core-properties+xml"/>
  <Override PartName="/word/footer1.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150" w:rsidRPr="00EB1EB3" w:rsidRDefault="00EB1EB3">
      <w:pPr>
        <w:rPr>
          <w:rFonts w:ascii="Helvetica Neue" w:hAnsi="Helvetica Neue"/>
          <w:sz w:val="32"/>
        </w:rPr>
      </w:pPr>
      <w:r w:rsidRPr="00EB1EB3">
        <w:rPr>
          <w:rFonts w:ascii="Helvetica Neue" w:hAnsi="Helvetica Neue"/>
          <w:noProof/>
          <w:sz w:val="32"/>
          <w:lang w:eastAsia="de-DE"/>
        </w:rPr>
        <w:drawing>
          <wp:anchor distT="0" distB="0" distL="114300" distR="114300" simplePos="0" relativeHeight="251658240" behindDoc="0" locked="0" layoutInCell="1" allowOverlap="1">
            <wp:simplePos x="0" y="0"/>
            <wp:positionH relativeFrom="column">
              <wp:posOffset>2286000</wp:posOffset>
            </wp:positionH>
            <wp:positionV relativeFrom="paragraph">
              <wp:posOffset>0</wp:posOffset>
            </wp:positionV>
            <wp:extent cx="3478530" cy="1369695"/>
            <wp:effectExtent l="25400" t="0" r="1270" b="0"/>
            <wp:wrapTight wrapText="bothSides">
              <wp:wrapPolygon edited="0">
                <wp:start x="-158" y="0"/>
                <wp:lineTo x="-158" y="10014"/>
                <wp:lineTo x="946" y="12818"/>
                <wp:lineTo x="2366" y="12818"/>
                <wp:lineTo x="-158" y="15221"/>
                <wp:lineTo x="0" y="19227"/>
                <wp:lineTo x="1577" y="21229"/>
                <wp:lineTo x="20977" y="21229"/>
                <wp:lineTo x="21292" y="21229"/>
                <wp:lineTo x="21608" y="20028"/>
                <wp:lineTo x="21608" y="0"/>
                <wp:lineTo x="-158" y="0"/>
              </wp:wrapPolygon>
            </wp:wrapTight>
            <wp:docPr id="4" name="Bild 2" descr="::GitHub:geymueller:search:img:instant_search_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itHub:geymueller:search:img:instant_search_logo@2x.png"/>
                    <pic:cNvPicPr>
                      <a:picLocks noChangeAspect="1" noChangeArrowheads="1"/>
                    </pic:cNvPicPr>
                  </pic:nvPicPr>
                  <pic:blipFill>
                    <a:blip r:embed="rId4">
                      <a:duotone>
                        <a:prstClr val="black"/>
                        <a:srgbClr val="D9C3A5">
                          <a:tint val="50000"/>
                          <a:satMod val="180000"/>
                        </a:srgbClr>
                      </a:duotone>
                      <a:lum bright="10000" contrast="60000"/>
                    </a:blip>
                    <a:srcRect/>
                    <a:stretch>
                      <a:fillRect/>
                    </a:stretch>
                  </pic:blipFill>
                  <pic:spPr bwMode="auto">
                    <a:xfrm>
                      <a:off x="0" y="0"/>
                      <a:ext cx="3478530" cy="1369695"/>
                    </a:xfrm>
                    <a:prstGeom prst="rect">
                      <a:avLst/>
                    </a:prstGeom>
                    <a:noFill/>
                    <a:ln w="9525">
                      <a:noFill/>
                      <a:miter lim="800000"/>
                      <a:headEnd/>
                      <a:tailEnd/>
                    </a:ln>
                  </pic:spPr>
                </pic:pic>
              </a:graphicData>
            </a:graphic>
          </wp:anchor>
        </w:drawing>
      </w:r>
    </w:p>
    <w:p w:rsidR="001F0150" w:rsidRPr="00EB1EB3" w:rsidRDefault="001F0150">
      <w:pPr>
        <w:rPr>
          <w:rFonts w:ascii="Helvetica Neue" w:hAnsi="Helvetica Neue"/>
          <w:sz w:val="32"/>
        </w:rPr>
      </w:pPr>
    </w:p>
    <w:p w:rsidR="00E12819" w:rsidRPr="00EB1EB3" w:rsidRDefault="00E12819">
      <w:pPr>
        <w:rPr>
          <w:rFonts w:ascii="Helvetica Neue" w:hAnsi="Helvetica Neue"/>
          <w:sz w:val="32"/>
        </w:rPr>
      </w:pPr>
    </w:p>
    <w:p w:rsidR="00EB1EB3" w:rsidRDefault="00EB1EB3">
      <w:pPr>
        <w:rPr>
          <w:rFonts w:ascii="Helvetica Neue" w:hAnsi="Helvetica Neue"/>
          <w:sz w:val="32"/>
        </w:rPr>
      </w:pPr>
      <w:r w:rsidRPr="00EB1EB3">
        <w:rPr>
          <w:rFonts w:ascii="Helvetica Neue" w:hAnsi="Helvetica Neue"/>
          <w:sz w:val="32"/>
        </w:rPr>
        <w:t xml:space="preserve">  </w:t>
      </w:r>
    </w:p>
    <w:p w:rsidR="00EB1EB3" w:rsidRPr="00EB1EB3" w:rsidRDefault="00EB1EB3">
      <w:pPr>
        <w:rPr>
          <w:rFonts w:ascii="Helvetica Neue" w:hAnsi="Helvetica Neue"/>
          <w:sz w:val="32"/>
        </w:rPr>
      </w:pPr>
    </w:p>
    <w:p w:rsidR="001F0150" w:rsidRPr="002B1A19" w:rsidRDefault="001F0150">
      <w:pPr>
        <w:rPr>
          <w:rFonts w:ascii="Helvetica Neue" w:hAnsi="Helvetica Neue"/>
          <w:sz w:val="60"/>
        </w:rPr>
      </w:pPr>
      <w:r w:rsidRPr="002B1A19">
        <w:rPr>
          <w:rFonts w:ascii="Helvetica Neue" w:hAnsi="Helvetica Neue"/>
          <w:sz w:val="60"/>
        </w:rPr>
        <w:t>Jahresbericht 2015</w:t>
      </w:r>
    </w:p>
    <w:p w:rsidR="001F0150" w:rsidRDefault="001F0150">
      <w:pPr>
        <w:rPr>
          <w:rFonts w:ascii="Helvetica Neue" w:hAnsi="Helvetica Neue"/>
          <w:sz w:val="22"/>
        </w:rPr>
      </w:pPr>
    </w:p>
    <w:p w:rsidR="00E12819" w:rsidRPr="002B1A19" w:rsidRDefault="00E12819" w:rsidP="00EB1EB3">
      <w:pPr>
        <w:ind w:left="284"/>
        <w:rPr>
          <w:rFonts w:ascii="Helvetica Neue" w:hAnsi="Helvetica Neue"/>
          <w:color w:val="404040" w:themeColor="text1" w:themeTint="BF"/>
          <w:sz w:val="32"/>
        </w:rPr>
      </w:pPr>
      <w:r w:rsidRPr="002B1A19">
        <w:rPr>
          <w:rFonts w:ascii="Helvetica Neue" w:hAnsi="Helvetica Neue" w:cs="Arial"/>
          <w:color w:val="404040" w:themeColor="text1" w:themeTint="BF"/>
          <w:sz w:val="32"/>
          <w:szCs w:val="20"/>
        </w:rPr>
        <w:t xml:space="preserve">Renaissance </w:t>
      </w:r>
      <w:proofErr w:type="spellStart"/>
      <w:r w:rsidRPr="002B1A19">
        <w:rPr>
          <w:rFonts w:ascii="Helvetica Neue" w:hAnsi="Helvetica Neue" w:cs="Arial"/>
          <w:color w:val="404040" w:themeColor="text1" w:themeTint="BF"/>
          <w:sz w:val="32"/>
          <w:szCs w:val="20"/>
        </w:rPr>
        <w:t>Architecture</w:t>
      </w:r>
      <w:proofErr w:type="spellEnd"/>
      <w:r w:rsidRPr="002B1A19">
        <w:rPr>
          <w:rFonts w:ascii="Helvetica Neue" w:hAnsi="Helvetica Neue" w:cs="Arial"/>
          <w:color w:val="404040" w:themeColor="text1" w:themeTint="BF"/>
          <w:sz w:val="32"/>
          <w:szCs w:val="20"/>
        </w:rPr>
        <w:t xml:space="preserve"> – A Digital </w:t>
      </w:r>
      <w:proofErr w:type="spellStart"/>
      <w:r w:rsidRPr="002B1A19">
        <w:rPr>
          <w:rFonts w:ascii="Helvetica Neue" w:hAnsi="Helvetica Neue" w:cs="Arial"/>
          <w:color w:val="404040" w:themeColor="text1" w:themeTint="BF"/>
          <w:sz w:val="32"/>
          <w:szCs w:val="20"/>
        </w:rPr>
        <w:t>Anthology</w:t>
      </w:r>
      <w:proofErr w:type="spellEnd"/>
      <w:r w:rsidRPr="002B1A19">
        <w:rPr>
          <w:rFonts w:ascii="Helvetica Neue" w:hAnsi="Helvetica Neue" w:cs="Arial"/>
          <w:color w:val="404040" w:themeColor="text1" w:themeTint="BF"/>
          <w:sz w:val="32"/>
          <w:szCs w:val="20"/>
        </w:rPr>
        <w:t xml:space="preserve"> of Heinrich von </w:t>
      </w:r>
      <w:proofErr w:type="spellStart"/>
      <w:r w:rsidRPr="002B1A19">
        <w:rPr>
          <w:rFonts w:ascii="Helvetica Neue" w:hAnsi="Helvetica Neue" w:cs="Arial"/>
          <w:color w:val="404040" w:themeColor="text1" w:themeTint="BF"/>
          <w:sz w:val="32"/>
          <w:szCs w:val="20"/>
        </w:rPr>
        <w:t>Geymüller</w:t>
      </w:r>
      <w:proofErr w:type="spellEnd"/>
      <w:r w:rsidRPr="002B1A19">
        <w:rPr>
          <w:rFonts w:ascii="Helvetica Neue" w:hAnsi="Helvetica Neue" w:cs="Arial"/>
          <w:color w:val="404040" w:themeColor="text1" w:themeTint="BF"/>
          <w:sz w:val="32"/>
          <w:szCs w:val="20"/>
        </w:rPr>
        <w:t xml:space="preserve"> </w:t>
      </w:r>
    </w:p>
    <w:p w:rsidR="00E12819" w:rsidRDefault="00E12819">
      <w:pPr>
        <w:rPr>
          <w:rFonts w:ascii="Helvetica Neue Light" w:hAnsi="Helvetica Neue Light"/>
          <w:sz w:val="22"/>
        </w:rPr>
      </w:pPr>
    </w:p>
    <w:p w:rsidR="002B1A19" w:rsidRDefault="002B1A19" w:rsidP="00B12A30">
      <w:pPr>
        <w:widowControl w:val="0"/>
        <w:autoSpaceDE w:val="0"/>
        <w:autoSpaceDN w:val="0"/>
        <w:adjustRightInd w:val="0"/>
        <w:spacing w:after="0"/>
        <w:ind w:left="960" w:hanging="960"/>
        <w:rPr>
          <w:rFonts w:ascii="Helvetica Neue Light" w:hAnsi="Helvetica Neue Light"/>
          <w:b/>
          <w:sz w:val="22"/>
          <w:u w:val="single"/>
        </w:rPr>
      </w:pPr>
    </w:p>
    <w:p w:rsidR="00B12A30" w:rsidRPr="00EB1EB3" w:rsidRDefault="00B12A30" w:rsidP="00B12A30">
      <w:pPr>
        <w:widowControl w:val="0"/>
        <w:numPr>
          <w:ins w:id="0" w:author="Christoph Breser" w:date="2016-02-05T11:05:00Z"/>
        </w:numPr>
        <w:autoSpaceDE w:val="0"/>
        <w:autoSpaceDN w:val="0"/>
        <w:adjustRightInd w:val="0"/>
        <w:spacing w:after="0"/>
        <w:ind w:left="960" w:hanging="960"/>
        <w:rPr>
          <w:ins w:id="1" w:author="Christoph Breser" w:date="2016-02-05T11:05:00Z"/>
          <w:rFonts w:ascii="Helvetica Neue" w:hAnsi="Helvetica Neue"/>
          <w:b/>
          <w:sz w:val="22"/>
          <w:u w:val="single"/>
        </w:rPr>
      </w:pPr>
      <w:ins w:id="2" w:author="Christoph Breser" w:date="2016-02-05T11:05:00Z">
        <w:r w:rsidRPr="00EB1EB3">
          <w:rPr>
            <w:rFonts w:ascii="Helvetica Neue" w:hAnsi="Helvetica Neue"/>
            <w:b/>
            <w:sz w:val="22"/>
            <w:u w:val="single"/>
          </w:rPr>
          <w:t xml:space="preserve">Durchgeführte Forschungen (Research </w:t>
        </w:r>
        <w:proofErr w:type="spellStart"/>
        <w:r w:rsidRPr="00EB1EB3">
          <w:rPr>
            <w:rFonts w:ascii="Helvetica Neue" w:hAnsi="Helvetica Neue"/>
            <w:b/>
            <w:sz w:val="22"/>
            <w:u w:val="single"/>
          </w:rPr>
          <w:t>highlights</w:t>
        </w:r>
        <w:proofErr w:type="spellEnd"/>
        <w:r w:rsidRPr="00EB1EB3">
          <w:rPr>
            <w:rFonts w:ascii="Helvetica Neue" w:hAnsi="Helvetica Neue"/>
            <w:b/>
            <w:sz w:val="22"/>
            <w:u w:val="single"/>
          </w:rPr>
          <w:t>)</w:t>
        </w:r>
      </w:ins>
    </w:p>
    <w:p w:rsidR="00B12A30" w:rsidRPr="00B12A30" w:rsidRDefault="00B12A30" w:rsidP="00975AE2">
      <w:pPr>
        <w:widowControl w:val="0"/>
        <w:autoSpaceDE w:val="0"/>
        <w:autoSpaceDN w:val="0"/>
        <w:adjustRightInd w:val="0"/>
        <w:spacing w:after="0"/>
        <w:rPr>
          <w:rFonts w:ascii="Helvetica Neue Light" w:hAnsi="Helvetica Neue Light"/>
          <w:b/>
          <w:sz w:val="22"/>
        </w:rPr>
      </w:pPr>
    </w:p>
    <w:p w:rsidR="00954332" w:rsidRDefault="00D66371" w:rsidP="00954332">
      <w:pPr>
        <w:jc w:val="both"/>
        <w:rPr>
          <w:rFonts w:ascii="Helvetica Neue Light" w:hAnsi="Helvetica Neue Light"/>
          <w:sz w:val="22"/>
        </w:rPr>
      </w:pPr>
      <w:r>
        <w:rPr>
          <w:rFonts w:ascii="Helvetica Neue Light" w:hAnsi="Helvetica Neue Light"/>
          <w:sz w:val="22"/>
        </w:rPr>
        <w:t xml:space="preserve">Die erste Jahreshälfte stand im Zeichen der bereits </w:t>
      </w:r>
      <w:r w:rsidR="00E12819">
        <w:rPr>
          <w:rFonts w:ascii="Helvetica Neue Light" w:hAnsi="Helvetica Neue Light"/>
          <w:sz w:val="22"/>
        </w:rPr>
        <w:t>2014 begonnene</w:t>
      </w:r>
      <w:r>
        <w:rPr>
          <w:rFonts w:ascii="Helvetica Neue Light" w:hAnsi="Helvetica Neue Light"/>
          <w:sz w:val="22"/>
        </w:rPr>
        <w:t>n</w:t>
      </w:r>
      <w:r w:rsidR="00E12819">
        <w:rPr>
          <w:rFonts w:ascii="Helvetica Neue Light" w:hAnsi="Helvetica Neue Light"/>
          <w:sz w:val="22"/>
        </w:rPr>
        <w:t xml:space="preserve"> </w:t>
      </w:r>
      <w:r>
        <w:rPr>
          <w:rFonts w:ascii="Helvetica Neue Light" w:hAnsi="Helvetica Neue Light"/>
          <w:sz w:val="22"/>
        </w:rPr>
        <w:t xml:space="preserve">Inventur </w:t>
      </w:r>
      <w:r w:rsidR="00E12819">
        <w:rPr>
          <w:rFonts w:ascii="Helvetica Neue Light" w:hAnsi="Helvetica Neue Light"/>
          <w:sz w:val="22"/>
        </w:rPr>
        <w:t xml:space="preserve">des gesamten, am Institut für Kunstgeschichte Graz verbliebenen </w:t>
      </w:r>
      <w:r>
        <w:rPr>
          <w:rFonts w:ascii="Helvetica Neue Light" w:hAnsi="Helvetica Neue Light"/>
          <w:sz w:val="22"/>
        </w:rPr>
        <w:t xml:space="preserve">Nachlass-Bestandes. </w:t>
      </w:r>
      <w:r w:rsidR="00954332">
        <w:rPr>
          <w:rFonts w:ascii="Helvetica Neue Light" w:hAnsi="Helvetica Neue Light"/>
          <w:sz w:val="22"/>
        </w:rPr>
        <w:t xml:space="preserve">Dieser </w:t>
      </w:r>
      <w:r w:rsidR="00B12A30">
        <w:rPr>
          <w:rFonts w:ascii="Helvetica Neue Light" w:hAnsi="Helvetica Neue Light"/>
          <w:sz w:val="22"/>
        </w:rPr>
        <w:t>umfasst an die 71.5</w:t>
      </w:r>
      <w:r>
        <w:rPr>
          <w:rFonts w:ascii="Helvetica Neue Light" w:hAnsi="Helvetica Neue Light"/>
          <w:sz w:val="22"/>
        </w:rPr>
        <w:t xml:space="preserve">00 </w:t>
      </w:r>
      <w:r w:rsidR="00B12A30">
        <w:rPr>
          <w:rFonts w:ascii="Helvetica Neue Light" w:hAnsi="Helvetica Neue Light"/>
          <w:sz w:val="22"/>
        </w:rPr>
        <w:t>Einzelo</w:t>
      </w:r>
      <w:r w:rsidR="00954332">
        <w:rPr>
          <w:rFonts w:ascii="Helvetica Neue Light" w:hAnsi="Helvetica Neue Light"/>
          <w:sz w:val="22"/>
        </w:rPr>
        <w:t>bjekte</w:t>
      </w:r>
      <w:r>
        <w:rPr>
          <w:rFonts w:ascii="Helvetica Neue Light" w:hAnsi="Helvetica Neue Light"/>
          <w:sz w:val="22"/>
        </w:rPr>
        <w:t xml:space="preserve">, wobei es sich um unterschiedliche Objekttypen handelt. Die Sichtung diente der Ergänzung bisher nicht berücksichtigter Objekte, </w:t>
      </w:r>
      <w:r w:rsidR="00B12A30">
        <w:rPr>
          <w:rFonts w:ascii="Helvetica Neue Light" w:hAnsi="Helvetica Neue Light"/>
          <w:sz w:val="22"/>
        </w:rPr>
        <w:t xml:space="preserve">sowie </w:t>
      </w:r>
      <w:r w:rsidR="008E49B3">
        <w:rPr>
          <w:rFonts w:ascii="Helvetica Neue Light" w:hAnsi="Helvetica Neue Light"/>
          <w:sz w:val="22"/>
        </w:rPr>
        <w:t xml:space="preserve">der </w:t>
      </w:r>
      <w:r w:rsidR="00B12A30">
        <w:rPr>
          <w:rFonts w:ascii="Helvetica Neue Light" w:hAnsi="Helvetica Neue Light"/>
          <w:sz w:val="22"/>
        </w:rPr>
        <w:t xml:space="preserve">ersten </w:t>
      </w:r>
      <w:r>
        <w:rPr>
          <w:rFonts w:ascii="Helvetica Neue Light" w:hAnsi="Helvetica Neue Light"/>
          <w:sz w:val="22"/>
        </w:rPr>
        <w:t xml:space="preserve">Auswahl </w:t>
      </w:r>
      <w:r w:rsidR="00B12A30">
        <w:rPr>
          <w:rFonts w:ascii="Helvetica Neue Light" w:hAnsi="Helvetica Neue Light"/>
          <w:sz w:val="22"/>
        </w:rPr>
        <w:t>des zu digitalisierenden Materials</w:t>
      </w:r>
      <w:r>
        <w:rPr>
          <w:rFonts w:ascii="Helvetica Neue Light" w:hAnsi="Helvetica Neue Light"/>
          <w:sz w:val="22"/>
        </w:rPr>
        <w:t xml:space="preserve">. </w:t>
      </w:r>
      <w:r w:rsidR="00954332">
        <w:rPr>
          <w:rFonts w:ascii="Helvetica Neue Light" w:hAnsi="Helvetica Neue Light"/>
          <w:sz w:val="22"/>
        </w:rPr>
        <w:t xml:space="preserve">Die </w:t>
      </w:r>
      <w:r w:rsidR="00B12A30">
        <w:rPr>
          <w:rFonts w:ascii="Helvetica Neue Light" w:hAnsi="Helvetica Neue Light"/>
          <w:sz w:val="22"/>
        </w:rPr>
        <w:t xml:space="preserve">dafür </w:t>
      </w:r>
      <w:r w:rsidR="00954332">
        <w:rPr>
          <w:rFonts w:ascii="Helvetica Neue Light" w:hAnsi="Helvetica Neue Light"/>
          <w:sz w:val="22"/>
        </w:rPr>
        <w:t xml:space="preserve">vorgesehenen Objekte </w:t>
      </w:r>
      <w:r>
        <w:rPr>
          <w:rFonts w:ascii="Helvetica Neue Light" w:hAnsi="Helvetica Neue Light"/>
          <w:sz w:val="22"/>
        </w:rPr>
        <w:t xml:space="preserve">wurden </w:t>
      </w:r>
      <w:r w:rsidR="00954332">
        <w:rPr>
          <w:rFonts w:ascii="Helvetica Neue Light" w:hAnsi="Helvetica Neue Light"/>
          <w:sz w:val="22"/>
        </w:rPr>
        <w:t xml:space="preserve">nach den im Forschungsantrag bereits definierten Themenberiechen </w:t>
      </w:r>
      <w:r w:rsidR="00DF5760">
        <w:rPr>
          <w:rFonts w:ascii="Helvetica Neue Light" w:hAnsi="Helvetica Neue Light"/>
          <w:sz w:val="22"/>
        </w:rPr>
        <w:t xml:space="preserve">(St. Peter/Rom, Toskanawerk, </w:t>
      </w:r>
      <w:proofErr w:type="spellStart"/>
      <w:r w:rsidR="00DF5760">
        <w:rPr>
          <w:rFonts w:ascii="Helvetica Neue Light" w:hAnsi="Helvetica Neue Light"/>
          <w:sz w:val="22"/>
        </w:rPr>
        <w:t>DuCerceau/Renaissance</w:t>
      </w:r>
      <w:proofErr w:type="spellEnd"/>
      <w:r w:rsidR="00DF5760">
        <w:rPr>
          <w:rFonts w:ascii="Helvetica Neue Light" w:hAnsi="Helvetica Neue Light"/>
          <w:sz w:val="22"/>
        </w:rPr>
        <w:t xml:space="preserve"> in Frankreich, Thesaurus, und Denkmalpflege) </w:t>
      </w:r>
      <w:r w:rsidR="00954332">
        <w:rPr>
          <w:rFonts w:ascii="Helvetica Neue Light" w:hAnsi="Helvetica Neue Light"/>
          <w:sz w:val="22"/>
        </w:rPr>
        <w:t xml:space="preserve">ausgewählt und </w:t>
      </w:r>
      <w:r>
        <w:rPr>
          <w:rFonts w:ascii="Helvetica Neue Light" w:hAnsi="Helvetica Neue Light"/>
          <w:sz w:val="22"/>
        </w:rPr>
        <w:t xml:space="preserve">einer dreistufigen Prioritätsklassifikation zugeordnet. </w:t>
      </w:r>
      <w:r w:rsidR="00954332">
        <w:rPr>
          <w:rFonts w:ascii="Helvetica Neue Light" w:hAnsi="Helvetica Neue Light"/>
          <w:sz w:val="22"/>
        </w:rPr>
        <w:t>Der weiter zu bearbeitende Bestand konnte de</w:t>
      </w:r>
      <w:r w:rsidR="00B12A30">
        <w:rPr>
          <w:rFonts w:ascii="Helvetica Neue Light" w:hAnsi="Helvetica Neue Light"/>
          <w:sz w:val="22"/>
        </w:rPr>
        <w:t>mnach auf eine Anzahl von ca. 18</w:t>
      </w:r>
      <w:r w:rsidR="00954332">
        <w:rPr>
          <w:rFonts w:ascii="Helvetica Neue Light" w:hAnsi="Helvetica Neue Light"/>
          <w:sz w:val="22"/>
        </w:rPr>
        <w:t>.000 Objekt</w:t>
      </w:r>
      <w:r w:rsidR="00B12A30">
        <w:rPr>
          <w:rFonts w:ascii="Helvetica Neue Light" w:hAnsi="Helvetica Neue Light"/>
          <w:sz w:val="22"/>
        </w:rPr>
        <w:t>en reduziert werden, wovon ca. 4</w:t>
      </w:r>
      <w:r w:rsidR="00954332">
        <w:rPr>
          <w:rFonts w:ascii="Helvetica Neue Light" w:hAnsi="Helvetica Neue Light"/>
          <w:sz w:val="22"/>
        </w:rPr>
        <w:t xml:space="preserve">.000 der höchsten Prioritätsklasse zugeordnet wurden. </w:t>
      </w:r>
    </w:p>
    <w:p w:rsidR="00EC7FFB" w:rsidRDefault="00D66371" w:rsidP="00D66371">
      <w:pPr>
        <w:jc w:val="both"/>
        <w:rPr>
          <w:ins w:id="3" w:author="stefan zedlacher" w:date="2016-02-03T17:33:00Z"/>
          <w:rFonts w:ascii="Helvetica Neue Light" w:hAnsi="Helvetica Neue Light"/>
          <w:sz w:val="22"/>
        </w:rPr>
      </w:pPr>
      <w:r>
        <w:rPr>
          <w:rFonts w:ascii="Helvetica Neue Light" w:hAnsi="Helvetica Neue Light"/>
          <w:sz w:val="22"/>
        </w:rPr>
        <w:t xml:space="preserve">Parallel dazu </w:t>
      </w:r>
      <w:r w:rsidR="00954332">
        <w:rPr>
          <w:rFonts w:ascii="Helvetica Neue Light" w:hAnsi="Helvetica Neue Light"/>
          <w:sz w:val="22"/>
        </w:rPr>
        <w:t>wurde die analog übernommene Inventarliste in Excel-F</w:t>
      </w:r>
      <w:r w:rsidR="00CD5193">
        <w:rPr>
          <w:rFonts w:ascii="Helvetica Neue Light" w:hAnsi="Helvetica Neue Light"/>
          <w:sz w:val="22"/>
        </w:rPr>
        <w:t>ormat digitalisiert und ergänzt. Weiters</w:t>
      </w:r>
      <w:r w:rsidR="00954332">
        <w:rPr>
          <w:rFonts w:ascii="Helvetica Neue Light" w:hAnsi="Helvetica Neue Light"/>
          <w:sz w:val="22"/>
        </w:rPr>
        <w:t xml:space="preserve"> </w:t>
      </w:r>
      <w:r w:rsidR="00CD5193">
        <w:rPr>
          <w:rFonts w:ascii="Helvetica Neue Light" w:hAnsi="Helvetica Neue Light"/>
          <w:sz w:val="22"/>
        </w:rPr>
        <w:t xml:space="preserve">wurden </w:t>
      </w:r>
      <w:r w:rsidR="00954332">
        <w:rPr>
          <w:rFonts w:ascii="Helvetica Neue Light" w:hAnsi="Helvetica Neue Light"/>
          <w:sz w:val="22"/>
        </w:rPr>
        <w:t xml:space="preserve">Fotografien </w:t>
      </w:r>
      <w:r w:rsidR="00CD5193">
        <w:rPr>
          <w:rFonts w:ascii="Helvetica Neue Light" w:hAnsi="Helvetica Neue Light"/>
          <w:sz w:val="22"/>
        </w:rPr>
        <w:t>der wichtigsten</w:t>
      </w:r>
      <w:r w:rsidR="00954332">
        <w:rPr>
          <w:rFonts w:ascii="Helvetica Neue Light" w:hAnsi="Helvetica Neue Light"/>
          <w:sz w:val="22"/>
        </w:rPr>
        <w:t xml:space="preserve"> </w:t>
      </w:r>
      <w:r>
        <w:rPr>
          <w:rFonts w:ascii="Helvetica Neue Light" w:hAnsi="Helvetica Neue Light"/>
          <w:sz w:val="22"/>
        </w:rPr>
        <w:t>O</w:t>
      </w:r>
      <w:r w:rsidR="00CD5193">
        <w:rPr>
          <w:rFonts w:ascii="Helvetica Neue Light" w:hAnsi="Helvetica Neue Light"/>
          <w:sz w:val="22"/>
        </w:rPr>
        <w:t>bjekte</w:t>
      </w:r>
      <w:r>
        <w:rPr>
          <w:rFonts w:ascii="Helvetica Neue Light" w:hAnsi="Helvetica Neue Light"/>
          <w:sz w:val="22"/>
        </w:rPr>
        <w:t xml:space="preserve"> </w:t>
      </w:r>
      <w:r w:rsidR="00954332">
        <w:rPr>
          <w:rFonts w:ascii="Helvetica Neue Light" w:hAnsi="Helvetica Neue Light"/>
          <w:sz w:val="22"/>
        </w:rPr>
        <w:t>angefertigt</w:t>
      </w:r>
      <w:r>
        <w:rPr>
          <w:rFonts w:ascii="Helvetica Neue Light" w:hAnsi="Helvetica Neue Light"/>
          <w:sz w:val="22"/>
        </w:rPr>
        <w:t xml:space="preserve">, </w:t>
      </w:r>
      <w:r w:rsidR="00954332">
        <w:rPr>
          <w:rFonts w:ascii="Helvetica Neue Light" w:hAnsi="Helvetica Neue Light"/>
          <w:sz w:val="22"/>
        </w:rPr>
        <w:t xml:space="preserve">um deren inhaltliche </w:t>
      </w:r>
      <w:r>
        <w:rPr>
          <w:rFonts w:ascii="Helvetica Neue Light" w:hAnsi="Helvetica Neue Light"/>
          <w:sz w:val="22"/>
        </w:rPr>
        <w:t xml:space="preserve">Bearbeitung </w:t>
      </w:r>
      <w:r w:rsidR="00954332">
        <w:rPr>
          <w:rFonts w:ascii="Helvetica Neue Light" w:hAnsi="Helvetica Neue Light"/>
          <w:sz w:val="22"/>
        </w:rPr>
        <w:t xml:space="preserve">infolge zu erleichtern. Die </w:t>
      </w:r>
      <w:r w:rsidR="00EC7FFB">
        <w:rPr>
          <w:rFonts w:ascii="Helvetica Neue Light" w:hAnsi="Helvetica Neue Light"/>
          <w:sz w:val="22"/>
        </w:rPr>
        <w:t xml:space="preserve">Erstellung einer </w:t>
      </w:r>
      <w:r w:rsidR="00954332">
        <w:rPr>
          <w:rFonts w:ascii="Helvetica Neue Light" w:hAnsi="Helvetica Neue Light"/>
          <w:sz w:val="22"/>
        </w:rPr>
        <w:t xml:space="preserve">Fotoliste </w:t>
      </w:r>
      <w:r w:rsidR="00B12A30">
        <w:rPr>
          <w:rFonts w:ascii="Helvetica Neue Light" w:hAnsi="Helvetica Neue Light"/>
          <w:sz w:val="22"/>
        </w:rPr>
        <w:t>[noch laufend]</w:t>
      </w:r>
      <w:r w:rsidR="00EC7FFB">
        <w:rPr>
          <w:rFonts w:ascii="Helvetica Neue Light" w:hAnsi="Helvetica Neue Light"/>
          <w:sz w:val="22"/>
        </w:rPr>
        <w:t xml:space="preserve"> </w:t>
      </w:r>
      <w:r w:rsidR="00B12A30">
        <w:rPr>
          <w:rFonts w:ascii="Helvetica Neue Light" w:hAnsi="Helvetica Neue Light"/>
          <w:sz w:val="22"/>
        </w:rPr>
        <w:t xml:space="preserve">dient </w:t>
      </w:r>
      <w:r w:rsidR="00CD5193">
        <w:rPr>
          <w:rFonts w:ascii="Helvetica Neue Light" w:hAnsi="Helvetica Neue Light"/>
          <w:sz w:val="22"/>
        </w:rPr>
        <w:t xml:space="preserve">dabei </w:t>
      </w:r>
      <w:r w:rsidR="00954332">
        <w:rPr>
          <w:rFonts w:ascii="Helvetica Neue Light" w:hAnsi="Helvetica Neue Light"/>
          <w:sz w:val="22"/>
        </w:rPr>
        <w:t xml:space="preserve">der </w:t>
      </w:r>
      <w:r w:rsidR="00EC7FFB">
        <w:rPr>
          <w:rFonts w:ascii="Helvetica Neue Light" w:hAnsi="Helvetica Neue Light"/>
          <w:sz w:val="22"/>
        </w:rPr>
        <w:t xml:space="preserve">gleichzeitigen </w:t>
      </w:r>
      <w:r w:rsidR="00954332">
        <w:rPr>
          <w:rFonts w:ascii="Helvetica Neue Light" w:hAnsi="Helvetica Neue Light"/>
          <w:sz w:val="22"/>
        </w:rPr>
        <w:t xml:space="preserve">Recherche und Zuordnung von </w:t>
      </w:r>
      <w:r w:rsidR="00EC7FFB">
        <w:rPr>
          <w:rFonts w:ascii="Helvetica Neue Light" w:hAnsi="Helvetica Neue Light"/>
          <w:sz w:val="22"/>
        </w:rPr>
        <w:t xml:space="preserve">Personen und Schriften, wozu auch </w:t>
      </w:r>
      <w:del w:id="4" w:author="stefan zedlacher" w:date="2016-02-03T17:17:00Z">
        <w:r w:rsidR="00EC7FFB" w:rsidDel="00BA5591">
          <w:rPr>
            <w:rFonts w:ascii="Helvetica Neue Light" w:hAnsi="Helvetica Neue Light"/>
            <w:sz w:val="22"/>
          </w:rPr>
          <w:delText>eine Netzwerkgrafik</w:delText>
        </w:r>
      </w:del>
      <w:ins w:id="5" w:author="stefan zedlacher" w:date="2016-02-03T17:17:00Z">
        <w:r w:rsidR="00BA5591">
          <w:rPr>
            <w:rFonts w:ascii="Helvetica Neue Light" w:hAnsi="Helvetica Neue Light"/>
            <w:sz w:val="22"/>
          </w:rPr>
          <w:t>entsprechende Visualisierungen</w:t>
        </w:r>
      </w:ins>
      <w:r w:rsidR="00EC7FFB">
        <w:rPr>
          <w:rFonts w:ascii="Helvetica Neue Light" w:hAnsi="Helvetica Neue Light"/>
          <w:sz w:val="22"/>
        </w:rPr>
        <w:t xml:space="preserve"> </w:t>
      </w:r>
      <w:r w:rsidR="00CD5193">
        <w:rPr>
          <w:rFonts w:ascii="Helvetica Neue Light" w:hAnsi="Helvetica Neue Light"/>
          <w:sz w:val="22"/>
        </w:rPr>
        <w:t xml:space="preserve">programmiert </w:t>
      </w:r>
      <w:r w:rsidR="00EC7FFB">
        <w:rPr>
          <w:rFonts w:ascii="Helvetica Neue Light" w:hAnsi="Helvetica Neue Light"/>
          <w:sz w:val="22"/>
        </w:rPr>
        <w:t>wurde</w:t>
      </w:r>
      <w:r w:rsidR="00CD5193">
        <w:rPr>
          <w:rFonts w:ascii="Helvetica Neue Light" w:hAnsi="Helvetica Neue Light"/>
          <w:sz w:val="22"/>
        </w:rPr>
        <w:t>n</w:t>
      </w:r>
      <w:r w:rsidR="00EC7FFB">
        <w:rPr>
          <w:rFonts w:ascii="Helvetica Neue Light" w:hAnsi="Helvetica Neue Light"/>
          <w:sz w:val="22"/>
        </w:rPr>
        <w:t xml:space="preserve">. Sie </w:t>
      </w:r>
      <w:del w:id="6" w:author="stefan zedlacher" w:date="2016-02-03T17:18:00Z">
        <w:r w:rsidR="00EC7FFB" w:rsidDel="00BA5591">
          <w:rPr>
            <w:rFonts w:ascii="Helvetica Neue Light" w:hAnsi="Helvetica Neue Light"/>
            <w:sz w:val="22"/>
          </w:rPr>
          <w:delText xml:space="preserve">visualisiert </w:delText>
        </w:r>
      </w:del>
      <w:ins w:id="7" w:author="stefan zedlacher" w:date="2016-02-03T17:18:00Z">
        <w:r w:rsidR="00BA5591">
          <w:rPr>
            <w:rFonts w:ascii="Helvetica Neue Light" w:hAnsi="Helvetica Neue Light"/>
            <w:sz w:val="22"/>
          </w:rPr>
          <w:t xml:space="preserve">stellen </w:t>
        </w:r>
      </w:ins>
      <w:r w:rsidR="00EC7FFB">
        <w:rPr>
          <w:rFonts w:ascii="Helvetica Neue Light" w:hAnsi="Helvetica Neue Light"/>
          <w:sz w:val="22"/>
        </w:rPr>
        <w:t xml:space="preserve">die sozialen Verbindungen </w:t>
      </w:r>
      <w:proofErr w:type="spellStart"/>
      <w:r w:rsidR="00EC7FFB">
        <w:rPr>
          <w:rFonts w:ascii="Helvetica Neue Light" w:hAnsi="Helvetica Neue Light"/>
          <w:sz w:val="22"/>
        </w:rPr>
        <w:t>Geymüllers</w:t>
      </w:r>
      <w:proofErr w:type="spellEnd"/>
      <w:ins w:id="8" w:author="stefan zedlacher" w:date="2016-02-03T17:18:00Z">
        <w:r w:rsidR="00BA5591">
          <w:rPr>
            <w:rFonts w:ascii="Helvetica Neue Light" w:hAnsi="Helvetica Neue Light"/>
            <w:sz w:val="22"/>
          </w:rPr>
          <w:t xml:space="preserve"> dar</w:t>
        </w:r>
      </w:ins>
      <w:r w:rsidR="00EC7FFB">
        <w:rPr>
          <w:rFonts w:ascii="Helvetica Neue Light" w:hAnsi="Helvetica Neue Light"/>
          <w:sz w:val="22"/>
        </w:rPr>
        <w:t xml:space="preserve"> und </w:t>
      </w:r>
      <w:del w:id="9" w:author="stefan zedlacher" w:date="2016-02-03T17:18:00Z">
        <w:r w:rsidR="00EC7FFB" w:rsidDel="00BA5591">
          <w:rPr>
            <w:rFonts w:ascii="Helvetica Neue Light" w:hAnsi="Helvetica Neue Light"/>
            <w:sz w:val="22"/>
          </w:rPr>
          <w:delText>wird in das Endprodukt integriert werden</w:delText>
        </w:r>
      </w:del>
      <w:ins w:id="10" w:author="stefan zedlacher" w:date="2016-02-03T17:18:00Z">
        <w:r w:rsidR="00BA5591">
          <w:rPr>
            <w:rFonts w:ascii="Helvetica Neue Light" w:hAnsi="Helvetica Neue Light"/>
            <w:sz w:val="22"/>
          </w:rPr>
          <w:t>g</w:t>
        </w:r>
      </w:ins>
      <w:r w:rsidR="00CD5193">
        <w:rPr>
          <w:rFonts w:ascii="Helvetica Neue Light" w:hAnsi="Helvetica Neue Light"/>
          <w:sz w:val="22"/>
        </w:rPr>
        <w:t>e</w:t>
      </w:r>
      <w:ins w:id="11" w:author="stefan zedlacher" w:date="2016-02-03T17:18:00Z">
        <w:r w:rsidR="00BA5591">
          <w:rPr>
            <w:rFonts w:ascii="Helvetica Neue Light" w:hAnsi="Helvetica Neue Light"/>
            <w:sz w:val="22"/>
          </w:rPr>
          <w:t>ben über die Interaktion der Personen, Quellen und Orte Aufschluss</w:t>
        </w:r>
      </w:ins>
      <w:r w:rsidR="00EC7FFB">
        <w:rPr>
          <w:rFonts w:ascii="Helvetica Neue Light" w:hAnsi="Helvetica Neue Light"/>
          <w:sz w:val="22"/>
        </w:rPr>
        <w:t>.</w:t>
      </w:r>
      <w:ins w:id="12" w:author="stefan zedlacher" w:date="2016-02-03T17:18:00Z">
        <w:r w:rsidR="00BA5591">
          <w:rPr>
            <w:rFonts w:ascii="Helvetica Neue Light" w:hAnsi="Helvetica Neue Light"/>
            <w:sz w:val="22"/>
          </w:rPr>
          <w:t xml:space="preserve"> </w:t>
        </w:r>
      </w:ins>
      <w:r w:rsidR="00B12A30">
        <w:rPr>
          <w:rFonts w:ascii="Helvetica Neue Light" w:hAnsi="Helvetica Neue Light"/>
          <w:sz w:val="22"/>
        </w:rPr>
        <w:t xml:space="preserve">Darüber hinaus konnten </w:t>
      </w:r>
      <w:r w:rsidR="00CD5193">
        <w:rPr>
          <w:rFonts w:ascii="Helvetica Neue Light" w:hAnsi="Helvetica Neue Light"/>
          <w:sz w:val="22"/>
        </w:rPr>
        <w:t xml:space="preserve">dadurch auch </w:t>
      </w:r>
      <w:r w:rsidR="00B12A30">
        <w:rPr>
          <w:rFonts w:ascii="Helvetica Neue Light" w:hAnsi="Helvetica Neue Light"/>
          <w:sz w:val="22"/>
        </w:rPr>
        <w:t>Fehler in den Datensätzen identifiziert und entschlüsselt werden.</w:t>
      </w:r>
      <w:r w:rsidR="00CD5193">
        <w:rPr>
          <w:rFonts w:ascii="Helvetica Neue Light" w:hAnsi="Helvetica Neue Light"/>
          <w:sz w:val="22"/>
        </w:rPr>
        <w:t xml:space="preserve"> Auf Grund der fortlaufender</w:t>
      </w:r>
      <w:r w:rsidR="00B12A30">
        <w:rPr>
          <w:rFonts w:ascii="Helvetica Neue Light" w:hAnsi="Helvetica Neue Light"/>
          <w:sz w:val="22"/>
        </w:rPr>
        <w:t xml:space="preserve"> Ergänzung</w:t>
      </w:r>
      <w:r w:rsidR="00CD5193">
        <w:rPr>
          <w:rFonts w:ascii="Helvetica Neue Light" w:hAnsi="Helvetica Neue Light"/>
          <w:sz w:val="22"/>
        </w:rPr>
        <w:t>en</w:t>
      </w:r>
      <w:r w:rsidR="00B12A30">
        <w:rPr>
          <w:rFonts w:ascii="Helvetica Neue Light" w:hAnsi="Helvetica Neue Light"/>
          <w:sz w:val="22"/>
        </w:rPr>
        <w:t xml:space="preserve"> und Aktualisierung</w:t>
      </w:r>
      <w:r w:rsidR="00CD5193">
        <w:rPr>
          <w:rFonts w:ascii="Helvetica Neue Light" w:hAnsi="Helvetica Neue Light"/>
          <w:sz w:val="22"/>
        </w:rPr>
        <w:t>en</w:t>
      </w:r>
      <w:r w:rsidR="00B12A30">
        <w:rPr>
          <w:rFonts w:ascii="Helvetica Neue Light" w:hAnsi="Helvetica Neue Light"/>
          <w:sz w:val="22"/>
        </w:rPr>
        <w:t xml:space="preserve"> wurde eine </w:t>
      </w:r>
      <w:ins w:id="13" w:author="stefan zedlacher" w:date="2016-02-03T17:19:00Z">
        <w:r w:rsidR="00BA5591">
          <w:rPr>
            <w:rFonts w:ascii="Helvetica Neue Light" w:hAnsi="Helvetica Neue Light"/>
            <w:sz w:val="22"/>
          </w:rPr>
          <w:t>interaktiv</w:t>
        </w:r>
        <w:r w:rsidR="00F20D85">
          <w:rPr>
            <w:rFonts w:ascii="Helvetica Neue Light" w:hAnsi="Helvetica Neue Light"/>
            <w:sz w:val="22"/>
          </w:rPr>
          <w:t>e, e</w:t>
        </w:r>
        <w:r w:rsidR="00BA5591">
          <w:rPr>
            <w:rFonts w:ascii="Helvetica Neue Light" w:hAnsi="Helvetica Neue Light"/>
            <w:sz w:val="22"/>
          </w:rPr>
          <w:t>chtzeit</w:t>
        </w:r>
      </w:ins>
      <w:ins w:id="14" w:author="stefan zedlacher" w:date="2016-02-03T17:32:00Z">
        <w:r w:rsidR="00F20D85">
          <w:rPr>
            <w:rFonts w:ascii="Helvetica Neue Light" w:hAnsi="Helvetica Neue Light"/>
            <w:sz w:val="22"/>
          </w:rPr>
          <w:t>fähige</w:t>
        </w:r>
      </w:ins>
      <w:r w:rsidR="00B12A30">
        <w:rPr>
          <w:rFonts w:ascii="Helvetica Neue Light" w:hAnsi="Helvetica Neue Light"/>
          <w:sz w:val="22"/>
        </w:rPr>
        <w:t xml:space="preserve"> </w:t>
      </w:r>
      <w:ins w:id="15" w:author="stefan zedlacher" w:date="2016-02-03T17:19:00Z">
        <w:r w:rsidR="00BA5591">
          <w:rPr>
            <w:rFonts w:ascii="Helvetica Neue Light" w:hAnsi="Helvetica Neue Light"/>
            <w:sz w:val="22"/>
          </w:rPr>
          <w:t>Anw</w:t>
        </w:r>
        <w:r w:rsidR="00F26B1F">
          <w:rPr>
            <w:rFonts w:ascii="Helvetica Neue Light" w:hAnsi="Helvetica Neue Light"/>
            <w:sz w:val="22"/>
          </w:rPr>
          <w:t>endung (Web Applikation mit d3JS</w:t>
        </w:r>
        <w:r w:rsidR="00BA5591">
          <w:rPr>
            <w:rFonts w:ascii="Helvetica Neue Light" w:hAnsi="Helvetica Neue Light"/>
            <w:sz w:val="22"/>
          </w:rPr>
          <w:t xml:space="preserve"> und </w:t>
        </w:r>
      </w:ins>
      <w:del w:id="16" w:author="stefan zedlacher" w:date="2016-02-03T17:19:00Z">
        <w:r w:rsidR="00EC7FFB" w:rsidDel="00BA5591">
          <w:rPr>
            <w:rFonts w:ascii="Helvetica Neue Light" w:hAnsi="Helvetica Neue Light"/>
            <w:sz w:val="22"/>
          </w:rPr>
          <w:delText xml:space="preserve"> </w:delText>
        </w:r>
      </w:del>
      <w:proofErr w:type="spellStart"/>
      <w:ins w:id="17" w:author="stefan zedlacher" w:date="2016-02-03T17:20:00Z">
        <w:r w:rsidR="00F26B1F">
          <w:rPr>
            <w:rFonts w:ascii="Helvetica Neue Light" w:hAnsi="Helvetica Neue Light"/>
            <w:sz w:val="22"/>
          </w:rPr>
          <w:t>angularJS</w:t>
        </w:r>
      </w:ins>
      <w:proofErr w:type="spellEnd"/>
      <w:ins w:id="18" w:author="stefan zedlacher" w:date="2016-02-03T17:21:00Z">
        <w:r w:rsidR="00F26B1F">
          <w:rPr>
            <w:rFonts w:ascii="Helvetica Neue Light" w:hAnsi="Helvetica Neue Light"/>
            <w:sz w:val="22"/>
          </w:rPr>
          <w:t>)</w:t>
        </w:r>
      </w:ins>
      <w:ins w:id="19" w:author="stefan zedlacher" w:date="2016-02-03T17:33:00Z">
        <w:r w:rsidR="00F20D85">
          <w:rPr>
            <w:rFonts w:ascii="Helvetica Neue Light" w:hAnsi="Helvetica Neue Light"/>
            <w:sz w:val="22"/>
          </w:rPr>
          <w:t xml:space="preserve"> </w:t>
        </w:r>
      </w:ins>
      <w:r w:rsidR="00B12A30">
        <w:rPr>
          <w:rFonts w:ascii="Helvetica Neue Light" w:hAnsi="Helvetica Neue Light"/>
          <w:sz w:val="22"/>
        </w:rPr>
        <w:t xml:space="preserve">programmiert, </w:t>
      </w:r>
      <w:ins w:id="20" w:author="stefan zedlacher" w:date="2016-02-03T17:33:00Z">
        <w:r w:rsidR="00F20D85">
          <w:rPr>
            <w:rFonts w:ascii="Helvetica Neue Light" w:hAnsi="Helvetica Neue Light"/>
            <w:sz w:val="22"/>
          </w:rPr>
          <w:t xml:space="preserve">die </w:t>
        </w:r>
      </w:ins>
      <w:r w:rsidR="00B12A30">
        <w:rPr>
          <w:rFonts w:ascii="Helvetica Neue Light" w:hAnsi="Helvetica Neue Light"/>
          <w:sz w:val="22"/>
        </w:rPr>
        <w:t xml:space="preserve">weiters zur </w:t>
      </w:r>
      <w:ins w:id="21" w:author="stefan zedlacher" w:date="2016-02-03T17:33:00Z">
        <w:r w:rsidR="00F20D85">
          <w:rPr>
            <w:rFonts w:ascii="Helvetica Neue Light" w:hAnsi="Helvetica Neue Light"/>
            <w:sz w:val="22"/>
          </w:rPr>
          <w:t xml:space="preserve">Analyse der Daten eingesetzt wird. </w:t>
        </w:r>
      </w:ins>
    </w:p>
    <w:p w:rsidR="00F20D85" w:rsidRDefault="00CD5193" w:rsidP="00D66371">
      <w:pPr>
        <w:jc w:val="both"/>
        <w:rPr>
          <w:ins w:id="22" w:author="stefan zedlacher" w:date="2016-02-03T17:43:00Z"/>
          <w:rFonts w:ascii="Helvetica Neue Light" w:hAnsi="Helvetica Neue Light"/>
          <w:sz w:val="22"/>
        </w:rPr>
      </w:pPr>
      <w:ins w:id="23" w:author="stefan zedlacher" w:date="2016-02-03T17:42:00Z">
        <w:r>
          <w:rPr>
            <w:rFonts w:ascii="Helvetica Neue Light" w:hAnsi="Helvetica Neue Light"/>
            <w:noProof/>
            <w:sz w:val="22"/>
            <w:lang w:eastAsia="de-DE"/>
            <w:rPrChange w:id="24" w:author="Unknown">
              <w:rPr>
                <w:noProof/>
                <w:lang w:eastAsia="de-DE"/>
              </w:rPr>
            </w:rPrChange>
          </w:rPr>
          <w:drawing>
            <wp:inline distT="0" distB="0" distL="0" distR="0">
              <wp:extent cx="2777732" cy="2176145"/>
              <wp:effectExtent l="0" t="0" r="0" b="8255"/>
              <wp:docPr id="1" name="Bild 1" descr="Macintosh HD:Applications:AMPPS:www:geymueller:doc:Jahresberich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Applications:AMPPS:www:geymueller:doc:Jahresbericht:graph.png"/>
                      <pic:cNvPicPr>
                        <a:picLocks noChangeAspect="1" noChangeArrowheads="1"/>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2779023" cy="2177156"/>
                      </a:xfrm>
                      <a:prstGeom prst="rect">
                        <a:avLst/>
                      </a:prstGeom>
                      <a:noFill/>
                      <a:ln>
                        <a:noFill/>
                      </a:ln>
                    </pic:spPr>
                  </pic:pic>
                </a:graphicData>
              </a:graphic>
            </wp:inline>
          </w:drawing>
        </w:r>
      </w:ins>
    </w:p>
    <w:p w:rsidR="00166AA5" w:rsidRPr="00166AA5" w:rsidRDefault="00166AA5" w:rsidP="00D66371">
      <w:pPr>
        <w:jc w:val="both"/>
        <w:rPr>
          <w:ins w:id="25" w:author="stefan zedlacher" w:date="2016-02-03T17:33:00Z"/>
          <w:rFonts w:ascii="Helvetica Neue Light" w:hAnsi="Helvetica Neue Light"/>
          <w:i/>
          <w:sz w:val="16"/>
          <w:szCs w:val="16"/>
          <w:rPrChange w:id="26" w:author="stefan zedlacher" w:date="2016-02-03T17:43:00Z">
            <w:rPr>
              <w:ins w:id="27" w:author="stefan zedlacher" w:date="2016-02-03T17:33:00Z"/>
              <w:rFonts w:ascii="Helvetica Neue Light" w:hAnsi="Helvetica Neue Light"/>
              <w:sz w:val="22"/>
            </w:rPr>
          </w:rPrChange>
        </w:rPr>
      </w:pPr>
      <w:ins w:id="28" w:author="stefan zedlacher" w:date="2016-02-03T17:43:00Z">
        <w:r w:rsidRPr="00166AA5">
          <w:rPr>
            <w:rFonts w:ascii="Helvetica Neue Light" w:hAnsi="Helvetica Neue Light"/>
            <w:i/>
            <w:sz w:val="16"/>
            <w:szCs w:val="16"/>
          </w:rPr>
          <w:t>Bild 1: N</w:t>
        </w:r>
        <w:r w:rsidR="00041E3E" w:rsidRPr="00041E3E">
          <w:rPr>
            <w:rFonts w:ascii="Helvetica Neue Light" w:hAnsi="Helvetica Neue Light"/>
            <w:i/>
            <w:sz w:val="16"/>
            <w:szCs w:val="16"/>
            <w:rPrChange w:id="29" w:author="stefan zedlacher" w:date="2016-02-03T17:43:00Z">
              <w:rPr>
                <w:rFonts w:ascii="Helvetica Neue Light" w:hAnsi="Helvetica Neue Light"/>
                <w:sz w:val="22"/>
              </w:rPr>
            </w:rPrChange>
          </w:rPr>
          <w:t>etzwerk Visualisierung mit d3JS.</w:t>
        </w:r>
      </w:ins>
    </w:p>
    <w:p w:rsidR="00B12A30" w:rsidRDefault="00B12A30" w:rsidP="00D66371">
      <w:pPr>
        <w:jc w:val="both"/>
        <w:rPr>
          <w:rFonts w:ascii="Helvetica Neue Light" w:hAnsi="Helvetica Neue Light"/>
          <w:sz w:val="22"/>
        </w:rPr>
      </w:pPr>
    </w:p>
    <w:p w:rsidR="00DF5760" w:rsidRDefault="00B12A30" w:rsidP="00D66371">
      <w:pPr>
        <w:jc w:val="both"/>
        <w:rPr>
          <w:rFonts w:ascii="Helvetica Neue Light" w:hAnsi="Helvetica Neue Light"/>
          <w:sz w:val="22"/>
        </w:rPr>
      </w:pPr>
      <w:r>
        <w:rPr>
          <w:rFonts w:ascii="Helvetica Neue Light" w:hAnsi="Helvetica Neue Light"/>
          <w:sz w:val="22"/>
        </w:rPr>
        <w:t xml:space="preserve">Nach </w:t>
      </w:r>
      <w:r w:rsidR="00EC7FFB">
        <w:rPr>
          <w:rFonts w:ascii="Helvetica Neue Light" w:hAnsi="Helvetica Neue Light"/>
          <w:sz w:val="22"/>
        </w:rPr>
        <w:t>Beendigung der ersten Phase wurde ab Juni mit der Konzeption und Erste</w:t>
      </w:r>
      <w:r w:rsidR="00346D4C">
        <w:rPr>
          <w:rFonts w:ascii="Helvetica Neue Light" w:hAnsi="Helvetica Neue Light"/>
          <w:sz w:val="22"/>
        </w:rPr>
        <w:t>llung des Datenmodells begonnen.</w:t>
      </w:r>
      <w:r w:rsidR="00EC7FFB">
        <w:rPr>
          <w:rFonts w:ascii="Helvetica Neue Light" w:hAnsi="Helvetica Neue Light"/>
          <w:sz w:val="22"/>
        </w:rPr>
        <w:t xml:space="preserve"> Dazu wurden vorab Recherchen über aktuelle und kürzlich abgeschlossene Projekte getätigt, welche </w:t>
      </w:r>
      <w:r w:rsidR="008E49B3">
        <w:rPr>
          <w:rFonts w:ascii="Helvetica Neue Light" w:hAnsi="Helvetica Neue Light"/>
          <w:sz w:val="22"/>
        </w:rPr>
        <w:t xml:space="preserve">die </w:t>
      </w:r>
      <w:r w:rsidR="00EC7FFB">
        <w:rPr>
          <w:rFonts w:ascii="Helvetica Neue Light" w:hAnsi="Helvetica Neue Light"/>
          <w:sz w:val="22"/>
        </w:rPr>
        <w:t>Lö</w:t>
      </w:r>
      <w:r>
        <w:rPr>
          <w:rFonts w:ascii="Helvetica Neue Light" w:hAnsi="Helvetica Neue Light"/>
          <w:sz w:val="22"/>
        </w:rPr>
        <w:t xml:space="preserve">sungsfindung hinsichtlich </w:t>
      </w:r>
      <w:r w:rsidR="008E49B3">
        <w:rPr>
          <w:rFonts w:ascii="Helvetica Neue Light" w:hAnsi="Helvetica Neue Light"/>
          <w:sz w:val="22"/>
        </w:rPr>
        <w:t xml:space="preserve">bereits </w:t>
      </w:r>
      <w:r>
        <w:rPr>
          <w:rFonts w:ascii="Helvetica Neue Light" w:hAnsi="Helvetica Neue Light"/>
          <w:sz w:val="22"/>
        </w:rPr>
        <w:t>identifizierter Problemstellungen unterstützten</w:t>
      </w:r>
      <w:r w:rsidR="00EC7FFB">
        <w:rPr>
          <w:rFonts w:ascii="Helvetica Neue Light" w:hAnsi="Helvetica Neue Light"/>
          <w:sz w:val="22"/>
        </w:rPr>
        <w:t xml:space="preserve">. Entgegen herkömmlichen Digitalisierungsprojekten stellt sich </w:t>
      </w:r>
      <w:r>
        <w:rPr>
          <w:rFonts w:ascii="Helvetica Neue Light" w:hAnsi="Helvetica Neue Light"/>
          <w:sz w:val="22"/>
        </w:rPr>
        <w:t xml:space="preserve">bei Architektur bezogenen Quellenmaterialien </w:t>
      </w:r>
      <w:r w:rsidR="00346D4C">
        <w:rPr>
          <w:rFonts w:ascii="Helvetica Neue Light" w:hAnsi="Helvetica Neue Light"/>
          <w:sz w:val="22"/>
        </w:rPr>
        <w:t xml:space="preserve">vor allem </w:t>
      </w:r>
      <w:r w:rsidR="00EC7FFB">
        <w:rPr>
          <w:rFonts w:ascii="Helvetica Neue Light" w:hAnsi="Helvetica Neue Light"/>
          <w:sz w:val="22"/>
        </w:rPr>
        <w:t>die Herausforderung</w:t>
      </w:r>
      <w:r w:rsidR="008F69A9">
        <w:rPr>
          <w:rFonts w:ascii="Helvetica Neue Light" w:hAnsi="Helvetica Neue Light"/>
          <w:sz w:val="22"/>
        </w:rPr>
        <w:t>,</w:t>
      </w:r>
      <w:r w:rsidR="00EC7FFB">
        <w:rPr>
          <w:rFonts w:ascii="Helvetica Neue Light" w:hAnsi="Helvetica Neue Light"/>
          <w:sz w:val="22"/>
        </w:rPr>
        <w:t xml:space="preserve"> dass </w:t>
      </w:r>
      <w:r w:rsidR="00E42689">
        <w:rPr>
          <w:rFonts w:ascii="Helvetica Neue Light" w:hAnsi="Helvetica Neue Light"/>
          <w:sz w:val="22"/>
        </w:rPr>
        <w:t xml:space="preserve">unterschiedliche </w:t>
      </w:r>
      <w:r w:rsidR="00EC7FFB">
        <w:rPr>
          <w:rFonts w:ascii="Helvetica Neue Light" w:hAnsi="Helvetica Neue Light"/>
          <w:sz w:val="22"/>
        </w:rPr>
        <w:t xml:space="preserve">Objekttypen repräsentiert werden sollten, deren Medialität vollkommen </w:t>
      </w:r>
      <w:r w:rsidR="00E42689">
        <w:rPr>
          <w:rFonts w:ascii="Helvetica Neue Light" w:hAnsi="Helvetica Neue Light"/>
          <w:sz w:val="22"/>
        </w:rPr>
        <w:t xml:space="preserve">verschieden </w:t>
      </w:r>
      <w:r w:rsidR="00EC7FFB">
        <w:rPr>
          <w:rFonts w:ascii="Helvetica Neue Light" w:hAnsi="Helvetica Neue Light"/>
          <w:sz w:val="22"/>
        </w:rPr>
        <w:t xml:space="preserve">sind. </w:t>
      </w:r>
      <w:r w:rsidR="00DF5760">
        <w:rPr>
          <w:rFonts w:ascii="Helvetica Neue Light" w:hAnsi="Helvetica Neue Light"/>
          <w:sz w:val="22"/>
        </w:rPr>
        <w:t xml:space="preserve">Der </w:t>
      </w:r>
      <w:r w:rsidR="00EC7FFB">
        <w:rPr>
          <w:rFonts w:ascii="Helvetica Neue Light" w:hAnsi="Helvetica Neue Light"/>
          <w:sz w:val="22"/>
        </w:rPr>
        <w:t xml:space="preserve">im Antrag </w:t>
      </w:r>
      <w:r w:rsidR="00DF5760">
        <w:rPr>
          <w:rFonts w:ascii="Helvetica Neue Light" w:hAnsi="Helvetica Neue Light"/>
          <w:sz w:val="22"/>
        </w:rPr>
        <w:t xml:space="preserve">vorgesehenen </w:t>
      </w:r>
      <w:ins w:id="30" w:author="stefan zedlacher" w:date="2016-02-03T17:16:00Z">
        <w:r w:rsidR="00BA5591">
          <w:rPr>
            <w:rFonts w:ascii="Helvetica Neue Light" w:hAnsi="Helvetica Neue Light"/>
            <w:sz w:val="22"/>
          </w:rPr>
          <w:t xml:space="preserve">Verwendung der </w:t>
        </w:r>
      </w:ins>
      <w:r w:rsidR="00DF5760">
        <w:rPr>
          <w:rFonts w:ascii="Helvetica Neue Light" w:hAnsi="Helvetica Neue Light"/>
          <w:sz w:val="22"/>
        </w:rPr>
        <w:t xml:space="preserve">„Text Encoding Initiative“ (TEI) </w:t>
      </w:r>
      <w:del w:id="31" w:author="stefan zedlacher" w:date="2016-02-03T17:16:00Z">
        <w:r w:rsidR="00DF5760" w:rsidDel="00BA5591">
          <w:rPr>
            <w:rFonts w:ascii="Helvetica Neue Light" w:hAnsi="Helvetica Neue Light"/>
            <w:sz w:val="22"/>
          </w:rPr>
          <w:delText xml:space="preserve">von Textquellen </w:delText>
        </w:r>
      </w:del>
      <w:r w:rsidR="00DF5760">
        <w:rPr>
          <w:rFonts w:ascii="Helvetica Neue Light" w:hAnsi="Helvetica Neue Light"/>
          <w:sz w:val="22"/>
        </w:rPr>
        <w:t xml:space="preserve">wurde dabei, auf Grund der in der Sichtung als prioritär eingestuften Bildquellen, weniger an Bedeutung beigemessen, während hingegen </w:t>
      </w:r>
      <w:ins w:id="32" w:author="stefan zedlacher" w:date="2016-02-03T17:16:00Z">
        <w:r w:rsidR="00BA5591">
          <w:rPr>
            <w:rFonts w:ascii="Helvetica Neue Light" w:hAnsi="Helvetica Neue Light"/>
            <w:sz w:val="22"/>
          </w:rPr>
          <w:t xml:space="preserve">die Verfügbarkeit </w:t>
        </w:r>
      </w:ins>
      <w:r>
        <w:rPr>
          <w:rFonts w:ascii="Helvetica Neue Light" w:hAnsi="Helvetica Neue Light"/>
          <w:sz w:val="22"/>
        </w:rPr>
        <w:t xml:space="preserve">von </w:t>
      </w:r>
      <w:ins w:id="33" w:author="stefan zedlacher" w:date="2016-02-03T17:16:00Z">
        <w:r w:rsidR="00BA5591">
          <w:rPr>
            <w:rFonts w:ascii="Helvetica Neue Light" w:hAnsi="Helvetica Neue Light"/>
            <w:sz w:val="22"/>
          </w:rPr>
          <w:t>Bilder</w:t>
        </w:r>
      </w:ins>
      <w:r>
        <w:rPr>
          <w:rFonts w:ascii="Helvetica Neue Light" w:hAnsi="Helvetica Neue Light"/>
          <w:sz w:val="22"/>
        </w:rPr>
        <w:t>n</w:t>
      </w:r>
      <w:ins w:id="34" w:author="stefan zedlacher" w:date="2016-02-03T17:16:00Z">
        <w:r w:rsidR="00BA5591">
          <w:rPr>
            <w:rFonts w:ascii="Helvetica Neue Light" w:hAnsi="Helvetica Neue Light"/>
            <w:sz w:val="22"/>
          </w:rPr>
          <w:t xml:space="preserve"> </w:t>
        </w:r>
      </w:ins>
      <w:r>
        <w:rPr>
          <w:rFonts w:ascii="Helvetica Neue Light" w:hAnsi="Helvetica Neue Light"/>
          <w:sz w:val="22"/>
        </w:rPr>
        <w:t xml:space="preserve">und </w:t>
      </w:r>
      <w:ins w:id="35" w:author="stefan zedlacher" w:date="2016-02-03T17:16:00Z">
        <w:r w:rsidR="00BA5591">
          <w:rPr>
            <w:rFonts w:ascii="Helvetica Neue Light" w:hAnsi="Helvetica Neue Light"/>
            <w:sz w:val="22"/>
          </w:rPr>
          <w:t>deren visuelle</w:t>
        </w:r>
      </w:ins>
      <w:r>
        <w:rPr>
          <w:rFonts w:ascii="Helvetica Neue Light" w:hAnsi="Helvetica Neue Light"/>
          <w:sz w:val="22"/>
        </w:rPr>
        <w:t>n</w:t>
      </w:r>
      <w:ins w:id="36" w:author="stefan zedlacher" w:date="2016-02-03T17:16:00Z">
        <w:r w:rsidR="00BA5591">
          <w:rPr>
            <w:rFonts w:ascii="Helvetica Neue Light" w:hAnsi="Helvetica Neue Light"/>
            <w:sz w:val="22"/>
          </w:rPr>
          <w:t xml:space="preserve"> Inhalt</w:t>
        </w:r>
      </w:ins>
      <w:r>
        <w:rPr>
          <w:rFonts w:ascii="Helvetica Neue Light" w:hAnsi="Helvetica Neue Light"/>
          <w:sz w:val="22"/>
        </w:rPr>
        <w:t>en</w:t>
      </w:r>
      <w:ins w:id="37" w:author="stefan zedlacher" w:date="2016-02-03T17:16:00Z">
        <w:r w:rsidR="00BA5591">
          <w:rPr>
            <w:rFonts w:ascii="Helvetica Neue Light" w:hAnsi="Helvetica Neue Light"/>
            <w:sz w:val="22"/>
          </w:rPr>
          <w:t xml:space="preserve"> </w:t>
        </w:r>
      </w:ins>
      <w:del w:id="38" w:author="stefan zedlacher" w:date="2016-02-03T17:17:00Z">
        <w:r w:rsidR="00DF5760" w:rsidDel="00BA5591">
          <w:rPr>
            <w:rFonts w:ascii="Helvetica Neue Light" w:hAnsi="Helvetica Neue Light"/>
            <w:sz w:val="22"/>
          </w:rPr>
          <w:delText xml:space="preserve">Anwendung von Visualisierungen mittels Netzwerkgrafiken </w:delText>
        </w:r>
      </w:del>
      <w:r w:rsidR="00DF5760">
        <w:rPr>
          <w:rFonts w:ascii="Helvetica Neue Light" w:hAnsi="Helvetica Neue Light"/>
          <w:sz w:val="22"/>
        </w:rPr>
        <w:t xml:space="preserve">aufgewertet wurden. </w:t>
      </w:r>
      <w:r w:rsidR="008F69A9">
        <w:rPr>
          <w:rFonts w:ascii="Helvetica Neue Light" w:hAnsi="Helvetica Neue Light"/>
          <w:sz w:val="22"/>
        </w:rPr>
        <w:t xml:space="preserve">Nach Kontaktaufnahme mit dem Digitalisierungszentrum der Karl-Franzens-Universität Graz wurden im Juli </w:t>
      </w:r>
      <w:r>
        <w:rPr>
          <w:rFonts w:ascii="Helvetica Neue Light" w:hAnsi="Helvetica Neue Light"/>
          <w:sz w:val="22"/>
        </w:rPr>
        <w:t xml:space="preserve">2015 </w:t>
      </w:r>
      <w:r w:rsidR="008F69A9">
        <w:rPr>
          <w:rFonts w:ascii="Helvetica Neue Light" w:hAnsi="Helvetica Neue Light"/>
          <w:sz w:val="22"/>
        </w:rPr>
        <w:t>die ersten Objekte überstellt.</w:t>
      </w:r>
    </w:p>
    <w:p w:rsidR="00FD030A" w:rsidRDefault="00DF5760" w:rsidP="00CD5193">
      <w:pPr>
        <w:jc w:val="both"/>
        <w:rPr>
          <w:ins w:id="39" w:author="stefan zedlacher" w:date="2016-02-03T17:03:00Z"/>
          <w:rFonts w:ascii="Helvetica Neue Light" w:hAnsi="Helvetica Neue Light"/>
          <w:sz w:val="22"/>
        </w:rPr>
      </w:pPr>
      <w:r>
        <w:rPr>
          <w:rFonts w:ascii="Helvetica Neue Light" w:hAnsi="Helvetica Neue Light"/>
          <w:sz w:val="22"/>
        </w:rPr>
        <w:t xml:space="preserve">Die Erstellung </w:t>
      </w:r>
      <w:r w:rsidR="00CD5193">
        <w:rPr>
          <w:rFonts w:ascii="Helvetica Neue Light" w:hAnsi="Helvetica Neue Light"/>
          <w:sz w:val="22"/>
        </w:rPr>
        <w:t xml:space="preserve">des </w:t>
      </w:r>
      <w:r>
        <w:rPr>
          <w:rFonts w:ascii="Helvetica Neue Light" w:hAnsi="Helvetica Neue Light"/>
          <w:sz w:val="22"/>
        </w:rPr>
        <w:t xml:space="preserve">Datenmodells konnte der </w:t>
      </w:r>
      <w:r w:rsidR="00CD5193">
        <w:rPr>
          <w:rFonts w:ascii="Helvetica Neue Light" w:hAnsi="Helvetica Neue Light"/>
          <w:sz w:val="22"/>
        </w:rPr>
        <w:t xml:space="preserve">inhaltlichen </w:t>
      </w:r>
      <w:r>
        <w:rPr>
          <w:rFonts w:ascii="Helvetica Neue Light" w:hAnsi="Helvetica Neue Light"/>
          <w:sz w:val="22"/>
        </w:rPr>
        <w:t xml:space="preserve">Verarbeitung </w:t>
      </w:r>
      <w:r w:rsidR="00CD5193">
        <w:rPr>
          <w:rFonts w:ascii="Helvetica Neue Light" w:hAnsi="Helvetica Neue Light"/>
          <w:sz w:val="22"/>
        </w:rPr>
        <w:t xml:space="preserve">der </w:t>
      </w:r>
      <w:r w:rsidR="00E42689">
        <w:rPr>
          <w:rFonts w:ascii="Helvetica Neue Light" w:hAnsi="Helvetica Neue Light"/>
          <w:sz w:val="22"/>
        </w:rPr>
        <w:t>unterschiedlichen</w:t>
      </w:r>
      <w:r>
        <w:rPr>
          <w:rFonts w:ascii="Helvetica Neue Light" w:hAnsi="Helvetica Neue Light"/>
          <w:sz w:val="22"/>
        </w:rPr>
        <w:t xml:space="preserve"> Objekttypen </w:t>
      </w:r>
      <w:r w:rsidR="008F69A9">
        <w:rPr>
          <w:rFonts w:ascii="Helvetica Neue Light" w:hAnsi="Helvetica Neue Light"/>
          <w:sz w:val="22"/>
        </w:rPr>
        <w:t xml:space="preserve">jedoch </w:t>
      </w:r>
      <w:r>
        <w:rPr>
          <w:rFonts w:ascii="Helvetica Neue Light" w:hAnsi="Helvetica Neue Light"/>
          <w:sz w:val="22"/>
        </w:rPr>
        <w:t xml:space="preserve">nicht gerecht werden, sodass </w:t>
      </w:r>
      <w:r w:rsidR="00CD5193">
        <w:rPr>
          <w:rFonts w:ascii="Helvetica Neue Light" w:hAnsi="Helvetica Neue Light"/>
          <w:sz w:val="22"/>
        </w:rPr>
        <w:t xml:space="preserve">in das Datenmodell ein untergeordnetes Referenzsystem eingefügt wurde. Die Objekte werden nun nicht mehr nur in den Gattungen Bild- und Textquellen unterschieden, sondern hinsichtlich ihrer Handlungs- oder Aussagepotentiale, welche sich auf überschneidende Inhalte beziehen. Auf Grund der, vor allem für die Architekturgeschichtsforschung von Interesse erscheinenden ideen- und wissenschaftsgeschichtlichen Aspekte werden sie zusätzlich über eine übergeordnete Ebene zur Idee (Konzept) klassifiziert, sowie über eine untergeordnete Ebene zum aktuellen Wissensstand (Interpretation, Publikation). </w:t>
      </w:r>
      <w:r w:rsidR="00817621">
        <w:rPr>
          <w:rFonts w:ascii="Helvetica Neue Light" w:hAnsi="Helvetica Neue Light"/>
          <w:sz w:val="22"/>
        </w:rPr>
        <w:t xml:space="preserve">Die Verknüpfung </w:t>
      </w:r>
      <w:r w:rsidR="00CD5193">
        <w:rPr>
          <w:rFonts w:ascii="Helvetica Neue Light" w:hAnsi="Helvetica Neue Light"/>
          <w:sz w:val="22"/>
        </w:rPr>
        <w:t xml:space="preserve">durch diese </w:t>
      </w:r>
      <w:r w:rsidR="00817621">
        <w:rPr>
          <w:rFonts w:ascii="Helvetica Neue Light" w:hAnsi="Helvetica Neue Light"/>
          <w:sz w:val="22"/>
        </w:rPr>
        <w:t xml:space="preserve">Referenzebenen verspricht </w:t>
      </w:r>
      <w:r w:rsidR="00CD5193">
        <w:rPr>
          <w:rFonts w:ascii="Helvetica Neue Light" w:hAnsi="Helvetica Neue Light"/>
          <w:sz w:val="22"/>
        </w:rPr>
        <w:t xml:space="preserve">eine </w:t>
      </w:r>
      <w:r w:rsidR="00817621">
        <w:rPr>
          <w:rFonts w:ascii="Helvetica Neue Light" w:hAnsi="Helvetica Neue Light"/>
          <w:sz w:val="22"/>
        </w:rPr>
        <w:t xml:space="preserve">Ordnung </w:t>
      </w:r>
      <w:r w:rsidR="00CD5193">
        <w:rPr>
          <w:rFonts w:ascii="Helvetica Neue Light" w:hAnsi="Helvetica Neue Light"/>
          <w:sz w:val="22"/>
        </w:rPr>
        <w:t xml:space="preserve">hinsichtlich der </w:t>
      </w:r>
      <w:r w:rsidR="00346D4C">
        <w:rPr>
          <w:rFonts w:ascii="Helvetica Neue Light" w:hAnsi="Helvetica Neue Light"/>
          <w:sz w:val="22"/>
        </w:rPr>
        <w:t xml:space="preserve">Objektinhalte </w:t>
      </w:r>
      <w:r w:rsidR="005448FF">
        <w:rPr>
          <w:rFonts w:ascii="Helvetica Neue Light" w:hAnsi="Helvetica Neue Light"/>
          <w:sz w:val="22"/>
        </w:rPr>
        <w:t xml:space="preserve">und </w:t>
      </w:r>
      <w:r w:rsidR="00346D4C">
        <w:rPr>
          <w:rFonts w:ascii="Helvetica Neue Light" w:hAnsi="Helvetica Neue Light"/>
          <w:sz w:val="22"/>
        </w:rPr>
        <w:t>Wissenschaftsrelevanz</w:t>
      </w:r>
      <w:r w:rsidR="00CD5193">
        <w:rPr>
          <w:rFonts w:ascii="Helvetica Neue Light" w:hAnsi="Helvetica Neue Light"/>
          <w:sz w:val="22"/>
        </w:rPr>
        <w:t>en</w:t>
      </w:r>
      <w:r w:rsidR="005448FF">
        <w:rPr>
          <w:rFonts w:ascii="Helvetica Neue Light" w:hAnsi="Helvetica Neue Light"/>
          <w:sz w:val="22"/>
        </w:rPr>
        <w:t xml:space="preserve"> und wurde infolge </w:t>
      </w:r>
      <w:r w:rsidR="00817621">
        <w:rPr>
          <w:rFonts w:ascii="Helvetica Neue Light" w:hAnsi="Helvetica Neue Light"/>
          <w:sz w:val="22"/>
        </w:rPr>
        <w:t xml:space="preserve">im August und September dahin gehend </w:t>
      </w:r>
      <w:r w:rsidR="00346D4C">
        <w:rPr>
          <w:rFonts w:ascii="Helvetica Neue Light" w:hAnsi="Helvetica Neue Light"/>
          <w:sz w:val="22"/>
        </w:rPr>
        <w:t xml:space="preserve">probeweise </w:t>
      </w:r>
      <w:r w:rsidR="00817621">
        <w:rPr>
          <w:rFonts w:ascii="Helvetica Neue Light" w:hAnsi="Helvetica Neue Light"/>
          <w:sz w:val="22"/>
        </w:rPr>
        <w:t xml:space="preserve">getestet. </w:t>
      </w:r>
    </w:p>
    <w:p w:rsidR="00FD030A" w:rsidRDefault="00FD030A" w:rsidP="00D66371">
      <w:pPr>
        <w:jc w:val="both"/>
        <w:rPr>
          <w:ins w:id="40" w:author="stefan zedlacher" w:date="2016-02-03T17:44:00Z"/>
          <w:rFonts w:ascii="Helvetica Neue Light" w:hAnsi="Helvetica Neue Light"/>
          <w:sz w:val="22"/>
        </w:rPr>
      </w:pPr>
      <w:ins w:id="41" w:author="stefan zedlacher" w:date="2016-02-03T17:03:00Z">
        <w:r>
          <w:rPr>
            <w:rFonts w:ascii="Helvetica Neue Light" w:hAnsi="Helvetica Neue Light"/>
            <w:sz w:val="22"/>
          </w:rPr>
          <w:t xml:space="preserve">Aus technischer Sicht bestand </w:t>
        </w:r>
      </w:ins>
      <w:r w:rsidR="005448FF">
        <w:rPr>
          <w:rFonts w:ascii="Helvetica Neue Light" w:hAnsi="Helvetica Neue Light"/>
          <w:sz w:val="22"/>
        </w:rPr>
        <w:t xml:space="preserve">dabei </w:t>
      </w:r>
      <w:ins w:id="42" w:author="stefan zedlacher" w:date="2016-02-03T17:03:00Z">
        <w:r>
          <w:rPr>
            <w:rFonts w:ascii="Helvetica Neue Light" w:hAnsi="Helvetica Neue Light"/>
            <w:sz w:val="22"/>
          </w:rPr>
          <w:t xml:space="preserve">die Herausforderung, die Anforderungen aus dem Datenmodell in eine einfache und ansprechende Anwendung zu überführen. </w:t>
        </w:r>
      </w:ins>
      <w:ins w:id="43" w:author="stefan zedlacher" w:date="2016-02-03T17:08:00Z">
        <w:r>
          <w:rPr>
            <w:rFonts w:ascii="Helvetica Neue Light" w:hAnsi="Helvetica Neue Light"/>
            <w:sz w:val="22"/>
          </w:rPr>
          <w:t>Da sich schon in den ersten Analysen zeigte, dass Netzwerkdarstellungen ein geeignetes Analyse</w:t>
        </w:r>
      </w:ins>
      <w:ins w:id="44" w:author="stefan zedlacher" w:date="2016-02-03T17:15:00Z">
        <w:r w:rsidR="00BA5591">
          <w:rPr>
            <w:rFonts w:ascii="Helvetica Neue Light" w:hAnsi="Helvetica Neue Light"/>
            <w:sz w:val="22"/>
          </w:rPr>
          <w:t>-</w:t>
        </w:r>
      </w:ins>
      <w:ins w:id="45" w:author="stefan zedlacher" w:date="2016-02-03T17:08:00Z">
        <w:r>
          <w:rPr>
            <w:rFonts w:ascii="Helvetica Neue Light" w:hAnsi="Helvetica Neue Light"/>
            <w:sz w:val="22"/>
          </w:rPr>
          <w:t xml:space="preserve"> und Arbeitswerkzeug </w:t>
        </w:r>
      </w:ins>
      <w:r w:rsidR="00E42689">
        <w:rPr>
          <w:rFonts w:ascii="Helvetica Neue Light" w:hAnsi="Helvetica Neue Light"/>
          <w:sz w:val="22"/>
        </w:rPr>
        <w:t>ist</w:t>
      </w:r>
      <w:ins w:id="46" w:author="stefan zedlacher" w:date="2016-02-03T17:15:00Z">
        <w:r w:rsidR="00BA5591">
          <w:rPr>
            <w:rFonts w:ascii="Helvetica Neue Light" w:hAnsi="Helvetica Neue Light"/>
            <w:sz w:val="22"/>
          </w:rPr>
          <w:t>,</w:t>
        </w:r>
      </w:ins>
      <w:ins w:id="47"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fiel auch hier die Entscheidung auf </w:t>
      </w:r>
      <w:r w:rsidR="00C229E8">
        <w:rPr>
          <w:rFonts w:ascii="Helvetica Neue Light" w:hAnsi="Helvetica Neue Light"/>
          <w:sz w:val="22"/>
        </w:rPr>
        <w:t>diese</w:t>
      </w:r>
      <w:ins w:id="48" w:author="stefan zedlacher" w:date="2016-02-03T17:08:00Z">
        <w:r>
          <w:rPr>
            <w:rFonts w:ascii="Helvetica Neue Light" w:hAnsi="Helvetica Neue Light"/>
            <w:sz w:val="22"/>
          </w:rPr>
          <w:t xml:space="preserve">. </w:t>
        </w:r>
      </w:ins>
      <w:r w:rsidR="005448FF">
        <w:rPr>
          <w:rFonts w:ascii="Helvetica Neue Light" w:hAnsi="Helvetica Neue Light"/>
          <w:sz w:val="22"/>
        </w:rPr>
        <w:t xml:space="preserve">Die </w:t>
      </w:r>
      <w:ins w:id="49" w:author="stefan zedlacher" w:date="2016-02-03T17:08:00Z">
        <w:r>
          <w:rPr>
            <w:rFonts w:ascii="Helvetica Neue Light" w:hAnsi="Helvetica Neue Light"/>
            <w:sz w:val="22"/>
          </w:rPr>
          <w:t>aktualisierten Datensätze, die Bilder und deren Referenzmodell</w:t>
        </w:r>
      </w:ins>
      <w:ins w:id="50" w:author="stefan zedlacher" w:date="2016-02-03T17:15:00Z">
        <w:r w:rsidR="00BA5591">
          <w:rPr>
            <w:rFonts w:ascii="Helvetica Neue Light" w:hAnsi="Helvetica Neue Light"/>
            <w:sz w:val="22"/>
          </w:rPr>
          <w:t xml:space="preserve">e </w:t>
        </w:r>
      </w:ins>
      <w:r w:rsidR="005448FF">
        <w:rPr>
          <w:rFonts w:ascii="Helvetica Neue Light" w:hAnsi="Helvetica Neue Light"/>
          <w:sz w:val="22"/>
        </w:rPr>
        <w:t xml:space="preserve">werden daher </w:t>
      </w:r>
      <w:ins w:id="51" w:author="stefan zedlacher" w:date="2016-02-03T17:15:00Z">
        <w:r w:rsidR="00BA5591">
          <w:rPr>
            <w:rFonts w:ascii="Helvetica Neue Light" w:hAnsi="Helvetica Neue Light"/>
            <w:sz w:val="22"/>
          </w:rPr>
          <w:t>fortlaufend</w:t>
        </w:r>
      </w:ins>
      <w:ins w:id="52" w:author="stefan zedlacher" w:date="2016-02-03T17:08:00Z">
        <w:r>
          <w:rPr>
            <w:rFonts w:ascii="Helvetica Neue Light" w:hAnsi="Helvetica Neue Light"/>
            <w:sz w:val="22"/>
          </w:rPr>
          <w:t xml:space="preserve"> in eine Graphendatenbank übertragen (Neo4j)</w:t>
        </w:r>
      </w:ins>
      <w:ins w:id="53" w:author="stefan zedlacher" w:date="2016-02-03T17:10:00Z">
        <w:r>
          <w:rPr>
            <w:rFonts w:ascii="Helvetica Neue Light" w:hAnsi="Helvetica Neue Light"/>
            <w:sz w:val="22"/>
          </w:rPr>
          <w:t xml:space="preserve">. </w:t>
        </w:r>
      </w:ins>
    </w:p>
    <w:p w:rsidR="00166AA5" w:rsidRDefault="00CD5193" w:rsidP="00D66371">
      <w:pPr>
        <w:jc w:val="both"/>
        <w:rPr>
          <w:ins w:id="54" w:author="stefan zedlacher" w:date="2016-02-03T17:44:00Z"/>
          <w:rFonts w:ascii="Helvetica Neue Light" w:hAnsi="Helvetica Neue Light"/>
          <w:sz w:val="22"/>
        </w:rPr>
      </w:pPr>
      <w:ins w:id="55" w:author="stefan zedlacher" w:date="2016-02-03T17:44:00Z">
        <w:r>
          <w:rPr>
            <w:rFonts w:ascii="Helvetica Neue Light" w:hAnsi="Helvetica Neue Light"/>
            <w:noProof/>
            <w:sz w:val="22"/>
            <w:lang w:eastAsia="de-DE"/>
            <w:rPrChange w:id="56" w:author="Unknown">
              <w:rPr>
                <w:noProof/>
                <w:lang w:eastAsia="de-DE"/>
              </w:rPr>
            </w:rPrChange>
          </w:rPr>
          <w:drawing>
            <wp:inline distT="0" distB="0" distL="0" distR="0">
              <wp:extent cx="5753100" cy="2520950"/>
              <wp:effectExtent l="0" t="0" r="12700" b="0"/>
              <wp:docPr id="2" name="Bild 2" descr="Macintosh HD:Applications:AMPPS:www:geymueller:doc:Jahresbericht:neo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AMPPS:www:geymueller:doc:Jahresbericht:neo4j.png"/>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753100" cy="2520950"/>
                      </a:xfrm>
                      <a:prstGeom prst="rect">
                        <a:avLst/>
                      </a:prstGeom>
                      <a:noFill/>
                      <a:ln>
                        <a:noFill/>
                      </a:ln>
                    </pic:spPr>
                  </pic:pic>
                </a:graphicData>
              </a:graphic>
            </wp:inline>
          </w:drawing>
        </w:r>
      </w:ins>
    </w:p>
    <w:p w:rsidR="00166AA5" w:rsidRPr="00166AA5" w:rsidRDefault="00166AA5" w:rsidP="00D66371">
      <w:pPr>
        <w:jc w:val="both"/>
        <w:rPr>
          <w:ins w:id="57" w:author="stefan zedlacher" w:date="2016-02-03T17:03:00Z"/>
          <w:rFonts w:ascii="Helvetica Neue Light" w:hAnsi="Helvetica Neue Light"/>
          <w:i/>
          <w:sz w:val="16"/>
          <w:szCs w:val="16"/>
          <w:rPrChange w:id="58" w:author="stefan zedlacher" w:date="2016-02-03T17:45:00Z">
            <w:rPr>
              <w:ins w:id="59" w:author="stefan zedlacher" w:date="2016-02-03T17:03:00Z"/>
              <w:rFonts w:ascii="Helvetica Neue Light" w:hAnsi="Helvetica Neue Light"/>
              <w:sz w:val="22"/>
            </w:rPr>
          </w:rPrChange>
        </w:rPr>
      </w:pPr>
      <w:ins w:id="60" w:author="stefan zedlacher" w:date="2016-02-03T17:44:00Z">
        <w:r w:rsidRPr="00166AA5">
          <w:rPr>
            <w:rFonts w:ascii="Helvetica Neue Light" w:hAnsi="Helvetica Neue Light"/>
            <w:i/>
            <w:sz w:val="16"/>
            <w:szCs w:val="16"/>
          </w:rPr>
          <w:t xml:space="preserve">Bild </w:t>
        </w:r>
      </w:ins>
      <w:ins w:id="61" w:author="stefan zedlacher" w:date="2016-02-03T17:45:00Z">
        <w:r>
          <w:rPr>
            <w:rFonts w:ascii="Helvetica Neue Light" w:hAnsi="Helvetica Neue Light"/>
            <w:i/>
            <w:sz w:val="16"/>
            <w:szCs w:val="16"/>
          </w:rPr>
          <w:t>2</w:t>
        </w:r>
      </w:ins>
      <w:ins w:id="62" w:author="stefan zedlacher" w:date="2016-02-03T17:44:00Z">
        <w:r w:rsidRPr="00166AA5">
          <w:rPr>
            <w:rFonts w:ascii="Helvetica Neue Light" w:hAnsi="Helvetica Neue Light"/>
            <w:i/>
            <w:sz w:val="16"/>
            <w:szCs w:val="16"/>
          </w:rPr>
          <w:t xml:space="preserve">: </w:t>
        </w:r>
        <w:r>
          <w:rPr>
            <w:rFonts w:ascii="Helvetica Neue Light" w:hAnsi="Helvetica Neue Light"/>
            <w:i/>
            <w:sz w:val="16"/>
            <w:szCs w:val="16"/>
          </w:rPr>
          <w:t xml:space="preserve">Graphendatenbank </w:t>
        </w:r>
        <w:proofErr w:type="spellStart"/>
        <w:r>
          <w:rPr>
            <w:rFonts w:ascii="Helvetica Neue Light" w:hAnsi="Helvetica Neue Light"/>
            <w:i/>
            <w:sz w:val="16"/>
            <w:szCs w:val="16"/>
          </w:rPr>
          <w:t>neo4j</w:t>
        </w:r>
        <w:proofErr w:type="spellEnd"/>
        <w:r>
          <w:rPr>
            <w:rFonts w:ascii="Helvetica Neue Light" w:hAnsi="Helvetica Neue Light"/>
            <w:i/>
            <w:sz w:val="16"/>
            <w:szCs w:val="16"/>
          </w:rPr>
          <w:t xml:space="preserve"> Datenbrowser</w:t>
        </w:r>
        <w:r w:rsidRPr="003443DE">
          <w:rPr>
            <w:rFonts w:ascii="Helvetica Neue Light" w:hAnsi="Helvetica Neue Light"/>
            <w:i/>
            <w:sz w:val="16"/>
            <w:szCs w:val="16"/>
          </w:rPr>
          <w:t>.</w:t>
        </w:r>
      </w:ins>
    </w:p>
    <w:p w:rsidR="00EB1EB3" w:rsidRDefault="00EB1EB3" w:rsidP="001D4363">
      <w:pPr>
        <w:jc w:val="both"/>
        <w:rPr>
          <w:rFonts w:ascii="Helvetica Neue Light" w:hAnsi="Helvetica Neue Light"/>
          <w:sz w:val="22"/>
        </w:rPr>
      </w:pPr>
    </w:p>
    <w:p w:rsidR="00EB1EB3" w:rsidRDefault="00166AA5" w:rsidP="001D4363">
      <w:pPr>
        <w:jc w:val="both"/>
        <w:rPr>
          <w:rFonts w:ascii="Helvetica Neue Light" w:hAnsi="Helvetica Neue Light"/>
          <w:sz w:val="22"/>
        </w:rPr>
      </w:pPr>
      <w:ins w:id="63" w:author="stefan zedlacher" w:date="2016-02-03T17:45:00Z">
        <w:r>
          <w:rPr>
            <w:rFonts w:ascii="Helvetica Neue Light" w:hAnsi="Helvetica Neue Light"/>
            <w:sz w:val="22"/>
          </w:rPr>
          <w:t xml:space="preserve">Parallel dazu </w:t>
        </w:r>
      </w:ins>
      <w:r w:rsidR="00C229E8">
        <w:rPr>
          <w:rFonts w:ascii="Helvetica Neue Light" w:hAnsi="Helvetica Neue Light"/>
          <w:sz w:val="22"/>
        </w:rPr>
        <w:t xml:space="preserve">wurde </w:t>
      </w:r>
      <w:ins w:id="64" w:author="stefan zedlacher" w:date="2016-02-03T17:45:00Z">
        <w:r w:rsidR="00C229E8">
          <w:rPr>
            <w:rFonts w:ascii="Helvetica Neue Light" w:hAnsi="Helvetica Neue Light"/>
            <w:sz w:val="22"/>
          </w:rPr>
          <w:t xml:space="preserve">eine Volltextsuche </w:t>
        </w:r>
        <w:r>
          <w:rPr>
            <w:rFonts w:ascii="Helvetica Neue Light" w:hAnsi="Helvetica Neue Light"/>
            <w:sz w:val="22"/>
          </w:rPr>
          <w:t>über die heterogenen Daten und deren Beschreibungen</w:t>
        </w:r>
      </w:ins>
      <w:r w:rsidR="005448FF">
        <w:rPr>
          <w:rFonts w:ascii="Helvetica Neue Light" w:hAnsi="Helvetica Neue Light"/>
          <w:sz w:val="22"/>
        </w:rPr>
        <w:t xml:space="preserve"> </w:t>
      </w:r>
      <w:r w:rsidR="00C229E8">
        <w:rPr>
          <w:rFonts w:ascii="Helvetica Neue Light" w:hAnsi="Helvetica Neue Light"/>
          <w:sz w:val="22"/>
        </w:rPr>
        <w:t>programmiert</w:t>
      </w:r>
      <w:ins w:id="65" w:author="stefan zedlacher" w:date="2016-02-03T17:45:00Z">
        <w:r>
          <w:rPr>
            <w:rFonts w:ascii="Helvetica Neue Light" w:hAnsi="Helvetica Neue Light"/>
            <w:sz w:val="22"/>
          </w:rPr>
          <w:t>, um mögliche</w:t>
        </w:r>
      </w:ins>
      <w:r w:rsidR="005448FF">
        <w:rPr>
          <w:rFonts w:ascii="Helvetica Neue Light" w:hAnsi="Helvetica Neue Light"/>
          <w:sz w:val="22"/>
        </w:rPr>
        <w:t>n</w:t>
      </w:r>
      <w:ins w:id="66" w:author="stefan zedlacher" w:date="2016-02-03T17:45:00Z">
        <w:r>
          <w:rPr>
            <w:rFonts w:ascii="Helvetica Neue Light" w:hAnsi="Helvetica Neue Light"/>
            <w:sz w:val="22"/>
          </w:rPr>
          <w:t xml:space="preserve"> Fragestellungen </w:t>
        </w:r>
      </w:ins>
      <w:r w:rsidR="005448FF">
        <w:rPr>
          <w:rFonts w:ascii="Helvetica Neue Light" w:hAnsi="Helvetica Neue Light"/>
          <w:sz w:val="22"/>
        </w:rPr>
        <w:t xml:space="preserve">bereits </w:t>
      </w:r>
      <w:ins w:id="67" w:author="stefan zedlacher" w:date="2016-02-03T17:45:00Z">
        <w:r w:rsidR="005448FF">
          <w:rPr>
            <w:rFonts w:ascii="Helvetica Neue Light" w:hAnsi="Helvetica Neue Light"/>
            <w:sz w:val="22"/>
          </w:rPr>
          <w:t xml:space="preserve">in der Entwicklungsphase </w:t>
        </w:r>
      </w:ins>
      <w:r w:rsidR="005448FF">
        <w:rPr>
          <w:rFonts w:ascii="Helvetica Neue Light" w:hAnsi="Helvetica Neue Light"/>
          <w:sz w:val="22"/>
        </w:rPr>
        <w:t>zu begegnen</w:t>
      </w:r>
      <w:ins w:id="68" w:author="stefan zedlacher" w:date="2016-02-03T17:45:00Z">
        <w:r>
          <w:rPr>
            <w:rFonts w:ascii="Helvetica Neue Light" w:hAnsi="Helvetica Neue Light"/>
            <w:sz w:val="22"/>
          </w:rPr>
          <w:t xml:space="preserve">. </w:t>
        </w:r>
      </w:ins>
      <w:r w:rsidR="005448FF">
        <w:rPr>
          <w:rFonts w:ascii="Helvetica Neue Light" w:hAnsi="Helvetica Neue Light"/>
          <w:sz w:val="22"/>
        </w:rPr>
        <w:t xml:space="preserve">Die </w:t>
      </w:r>
      <w:ins w:id="69" w:author="stefan zedlacher" w:date="2016-02-03T17:45:00Z">
        <w:r>
          <w:rPr>
            <w:rFonts w:ascii="Helvetica Neue Light" w:hAnsi="Helvetica Neue Light"/>
            <w:sz w:val="22"/>
          </w:rPr>
          <w:t xml:space="preserve">analoge Ausgabe der Daten </w:t>
        </w:r>
      </w:ins>
      <w:r w:rsidR="005448FF">
        <w:rPr>
          <w:rFonts w:ascii="Helvetica Neue Light" w:hAnsi="Helvetica Neue Light"/>
          <w:sz w:val="22"/>
        </w:rPr>
        <w:t xml:space="preserve">wurde schließlich </w:t>
      </w:r>
      <w:ins w:id="70" w:author="stefan zedlacher" w:date="2016-02-03T17:45:00Z">
        <w:r>
          <w:rPr>
            <w:rFonts w:ascii="Helvetica Neue Light" w:hAnsi="Helvetica Neue Light"/>
            <w:sz w:val="22"/>
          </w:rPr>
          <w:t xml:space="preserve">über eine Suchvergangenheit bzw. </w:t>
        </w:r>
      </w:ins>
      <w:r w:rsidR="005448FF">
        <w:rPr>
          <w:rFonts w:ascii="Helvetica Neue Light" w:hAnsi="Helvetica Neue Light"/>
          <w:sz w:val="22"/>
        </w:rPr>
        <w:t xml:space="preserve">über die </w:t>
      </w:r>
      <w:proofErr w:type="spellStart"/>
      <w:r w:rsidR="00FE3AEB">
        <w:rPr>
          <w:rFonts w:ascii="Helvetica Neue Light" w:hAnsi="Helvetica Neue Light"/>
          <w:sz w:val="22"/>
        </w:rPr>
        <w:t>referenziellen</w:t>
      </w:r>
      <w:proofErr w:type="spellEnd"/>
      <w:r w:rsidR="00FE3AEB">
        <w:rPr>
          <w:rFonts w:ascii="Helvetica Neue Light" w:hAnsi="Helvetica Neue Light"/>
          <w:sz w:val="22"/>
        </w:rPr>
        <w:t xml:space="preserve"> </w:t>
      </w:r>
      <w:ins w:id="71" w:author="stefan zedlacher" w:date="2016-02-03T17:45:00Z">
        <w:r>
          <w:rPr>
            <w:rFonts w:ascii="Helvetica Neue Light" w:hAnsi="Helvetica Neue Light"/>
            <w:sz w:val="22"/>
          </w:rPr>
          <w:t xml:space="preserve">Zusammenhänge </w:t>
        </w:r>
      </w:ins>
      <w:r w:rsidR="00C229E8">
        <w:rPr>
          <w:rFonts w:ascii="Helvetica Neue Light" w:hAnsi="Helvetica Neue Light"/>
          <w:sz w:val="22"/>
        </w:rPr>
        <w:t xml:space="preserve">(Referenz-Ebenen-System) </w:t>
      </w:r>
      <w:r w:rsidR="005448FF">
        <w:rPr>
          <w:rFonts w:ascii="Helvetica Neue Light" w:hAnsi="Helvetica Neue Light"/>
          <w:sz w:val="22"/>
        </w:rPr>
        <w:t>erarbeitet</w:t>
      </w:r>
      <w:ins w:id="72" w:author="stefan zedlacher" w:date="2016-02-03T17:45:00Z">
        <w:r>
          <w:rPr>
            <w:rFonts w:ascii="Helvetica Neue Light" w:hAnsi="Helvetica Neue Light"/>
            <w:sz w:val="22"/>
          </w:rPr>
          <w:t>.</w:t>
        </w:r>
      </w:ins>
    </w:p>
    <w:p w:rsidR="005448FF" w:rsidRDefault="00166AA5" w:rsidP="001D4363">
      <w:pPr>
        <w:jc w:val="both"/>
        <w:rPr>
          <w:rFonts w:ascii="Helvetica Neue Light" w:hAnsi="Helvetica Neue Light"/>
          <w:sz w:val="22"/>
        </w:rPr>
      </w:pPr>
      <w:ins w:id="73" w:author="stefan zedlacher" w:date="2016-02-03T17:45:00Z">
        <w:r>
          <w:rPr>
            <w:rFonts w:ascii="Helvetica Neue Light" w:hAnsi="Helvetica Neue Light"/>
            <w:sz w:val="22"/>
          </w:rPr>
          <w:t xml:space="preserve">  </w:t>
        </w:r>
      </w:ins>
    </w:p>
    <w:p w:rsidR="00166AA5" w:rsidRDefault="00CD5193" w:rsidP="001D4363">
      <w:pPr>
        <w:jc w:val="both"/>
        <w:rPr>
          <w:ins w:id="74" w:author="stefan zedlacher" w:date="2016-02-03T17:45:00Z"/>
          <w:rFonts w:ascii="Helvetica Neue Light" w:hAnsi="Helvetica Neue Light"/>
          <w:sz w:val="22"/>
        </w:rPr>
      </w:pPr>
      <w:ins w:id="75" w:author="stefan zedlacher" w:date="2016-02-03T17:45:00Z">
        <w:r>
          <w:rPr>
            <w:rFonts w:ascii="Helvetica Neue Light" w:hAnsi="Helvetica Neue Light"/>
            <w:noProof/>
            <w:sz w:val="22"/>
            <w:lang w:eastAsia="de-DE"/>
            <w:rPrChange w:id="76" w:author="Unknown">
              <w:rPr>
                <w:noProof/>
                <w:lang w:eastAsia="de-DE"/>
              </w:rPr>
            </w:rPrChange>
          </w:rPr>
          <w:drawing>
            <wp:inline distT="0" distB="0" distL="0" distR="0">
              <wp:extent cx="5606713" cy="3477895"/>
              <wp:effectExtent l="0" t="0" r="6985" b="1905"/>
              <wp:docPr id="3" name="Bild 3" descr="Macintosh HD:Applications:AMPPS:www:geymueller:doc:Jahresbericht: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Applications:AMPPS:www:geymueller:doc:Jahresbericht:suche.png"/>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606713" cy="3477895"/>
                      </a:xfrm>
                      <a:prstGeom prst="rect">
                        <a:avLst/>
                      </a:prstGeom>
                      <a:noFill/>
                      <a:ln>
                        <a:noFill/>
                      </a:ln>
                    </pic:spPr>
                  </pic:pic>
                </a:graphicData>
              </a:graphic>
            </wp:inline>
          </w:drawing>
        </w:r>
      </w:ins>
    </w:p>
    <w:p w:rsidR="00166AA5" w:rsidRPr="00166AA5" w:rsidRDefault="00166AA5" w:rsidP="001D4363">
      <w:pPr>
        <w:jc w:val="both"/>
        <w:rPr>
          <w:ins w:id="77" w:author="stefan zedlacher" w:date="2016-02-03T17:45:00Z"/>
          <w:rFonts w:ascii="Helvetica Neue Light" w:hAnsi="Helvetica Neue Light"/>
          <w:i/>
          <w:sz w:val="16"/>
          <w:szCs w:val="16"/>
          <w:rPrChange w:id="78" w:author="stefan zedlacher" w:date="2016-02-03T17:46:00Z">
            <w:rPr>
              <w:ins w:id="79" w:author="stefan zedlacher" w:date="2016-02-03T17:45:00Z"/>
              <w:rFonts w:ascii="Helvetica Neue Light" w:hAnsi="Helvetica Neue Light"/>
              <w:sz w:val="22"/>
            </w:rPr>
          </w:rPrChange>
        </w:rPr>
      </w:pPr>
      <w:ins w:id="80" w:author="stefan zedlacher" w:date="2016-02-03T17:45:00Z">
        <w:r w:rsidRPr="00166AA5">
          <w:rPr>
            <w:rFonts w:ascii="Helvetica Neue Light" w:hAnsi="Helvetica Neue Light"/>
            <w:i/>
            <w:sz w:val="16"/>
            <w:szCs w:val="16"/>
          </w:rPr>
          <w:t xml:space="preserve">Bild </w:t>
        </w:r>
        <w:r>
          <w:rPr>
            <w:rFonts w:ascii="Helvetica Neue Light" w:hAnsi="Helvetica Neue Light"/>
            <w:i/>
            <w:sz w:val="16"/>
            <w:szCs w:val="16"/>
          </w:rPr>
          <w:t>3</w:t>
        </w:r>
        <w:r w:rsidRPr="00166AA5">
          <w:rPr>
            <w:rFonts w:ascii="Helvetica Neue Light" w:hAnsi="Helvetica Neue Light"/>
            <w:i/>
            <w:sz w:val="16"/>
            <w:szCs w:val="16"/>
          </w:rPr>
          <w:t xml:space="preserve">: </w:t>
        </w:r>
      </w:ins>
      <w:proofErr w:type="spellStart"/>
      <w:ins w:id="81" w:author="stefan zedlacher" w:date="2016-02-03T17:46:00Z">
        <w:r>
          <w:rPr>
            <w:rFonts w:ascii="Helvetica Neue Light" w:hAnsi="Helvetica Neue Light"/>
            <w:i/>
            <w:sz w:val="16"/>
            <w:szCs w:val="16"/>
          </w:rPr>
          <w:t>Protoyp</w:t>
        </w:r>
        <w:proofErr w:type="spellEnd"/>
        <w:r>
          <w:rPr>
            <w:rFonts w:ascii="Helvetica Neue Light" w:hAnsi="Helvetica Neue Light"/>
            <w:i/>
            <w:sz w:val="16"/>
            <w:szCs w:val="16"/>
          </w:rPr>
          <w:t xml:space="preserve"> der </w:t>
        </w:r>
        <w:proofErr w:type="spellStart"/>
        <w:r>
          <w:rPr>
            <w:rFonts w:ascii="Helvetica Neue Light" w:hAnsi="Helvetica Neue Light"/>
            <w:i/>
            <w:sz w:val="16"/>
            <w:szCs w:val="16"/>
          </w:rPr>
          <w:t>Frontend</w:t>
        </w:r>
        <w:proofErr w:type="spellEnd"/>
        <w:r>
          <w:rPr>
            <w:rFonts w:ascii="Helvetica Neue Light" w:hAnsi="Helvetica Neue Light"/>
            <w:i/>
            <w:sz w:val="16"/>
            <w:szCs w:val="16"/>
          </w:rPr>
          <w:t xml:space="preserve"> Suche</w:t>
        </w:r>
      </w:ins>
      <w:ins w:id="82" w:author="stefan zedlacher" w:date="2016-02-03T17:45:00Z">
        <w:r w:rsidRPr="003443DE">
          <w:rPr>
            <w:rFonts w:ascii="Helvetica Neue Light" w:hAnsi="Helvetica Neue Light"/>
            <w:i/>
            <w:sz w:val="16"/>
            <w:szCs w:val="16"/>
          </w:rPr>
          <w:t>.</w:t>
        </w:r>
        <w:bookmarkStart w:id="83" w:name="_GoBack"/>
        <w:bookmarkEnd w:id="83"/>
      </w:ins>
    </w:p>
    <w:p w:rsidR="00EB1EB3" w:rsidRDefault="00EB1EB3" w:rsidP="00FE3AEB">
      <w:pPr>
        <w:jc w:val="both"/>
        <w:rPr>
          <w:rFonts w:ascii="Helvetica Neue Light" w:hAnsi="Helvetica Neue Light"/>
          <w:sz w:val="22"/>
        </w:rPr>
      </w:pPr>
    </w:p>
    <w:p w:rsidR="00D66371" w:rsidDel="00FD030A" w:rsidRDefault="00346D4C" w:rsidP="00D66371">
      <w:pPr>
        <w:jc w:val="both"/>
        <w:rPr>
          <w:del w:id="84" w:author="stefan zedlacher" w:date="2016-02-03T17:03:00Z"/>
          <w:rFonts w:ascii="Helvetica Neue Light" w:hAnsi="Helvetica Neue Light"/>
          <w:sz w:val="22"/>
        </w:rPr>
      </w:pPr>
      <w:del w:id="85" w:author="stefan zedlacher" w:date="2016-02-03T17:03:00Z">
        <w:r w:rsidDel="00FD030A">
          <w:rPr>
            <w:rFonts w:ascii="Helvetica Neue Light" w:hAnsi="Helvetica Neue Light"/>
            <w:sz w:val="22"/>
          </w:rPr>
          <w:delText xml:space="preserve">Parallel dazu wurde das Datenmodell auch in einer Netzwerkgrafik visualisiert. </w:delText>
        </w:r>
      </w:del>
    </w:p>
    <w:p w:rsidR="00FE3AEB" w:rsidRDefault="008F69A9" w:rsidP="00FE3AEB">
      <w:pPr>
        <w:jc w:val="both"/>
        <w:rPr>
          <w:rFonts w:ascii="Helvetica Neue Light" w:hAnsi="Helvetica Neue Light"/>
          <w:sz w:val="22"/>
        </w:rPr>
      </w:pPr>
      <w:r>
        <w:rPr>
          <w:rFonts w:ascii="Helvetica Neue Light" w:hAnsi="Helvetica Neue Light"/>
          <w:sz w:val="22"/>
        </w:rPr>
        <w:t xml:space="preserve">Im Oktober wurden </w:t>
      </w:r>
      <w:r w:rsidR="00CA3C7C">
        <w:rPr>
          <w:rFonts w:ascii="Helvetica Neue Light" w:hAnsi="Helvetica Neue Light"/>
          <w:sz w:val="22"/>
        </w:rPr>
        <w:t xml:space="preserve">der Inventarliste </w:t>
      </w:r>
      <w:r w:rsidR="005448FF">
        <w:rPr>
          <w:rFonts w:ascii="Helvetica Neue Light" w:hAnsi="Helvetica Neue Light"/>
          <w:sz w:val="22"/>
        </w:rPr>
        <w:t xml:space="preserve">weitere Objekte aus </w:t>
      </w:r>
      <w:r>
        <w:rPr>
          <w:rFonts w:ascii="Helvetica Neue Light" w:hAnsi="Helvetica Neue Light"/>
          <w:sz w:val="22"/>
        </w:rPr>
        <w:t>der Bibliothek des Institutes für Kunstgeschichte Graz zugeordneten,</w:t>
      </w:r>
      <w:r w:rsidR="005448FF">
        <w:rPr>
          <w:rFonts w:ascii="Helvetica Neue Light" w:hAnsi="Helvetica Neue Light"/>
          <w:sz w:val="22"/>
        </w:rPr>
        <w:t xml:space="preserve"> sowie</w:t>
      </w:r>
      <w:r>
        <w:rPr>
          <w:rFonts w:ascii="Helvetica Neue Light" w:hAnsi="Helvetica Neue Light"/>
          <w:sz w:val="22"/>
        </w:rPr>
        <w:t xml:space="preserve"> ehemals aus dem Nachlass stamm</w:t>
      </w:r>
      <w:r w:rsidR="00CA3C7C">
        <w:rPr>
          <w:rFonts w:ascii="Helvetica Neue Light" w:hAnsi="Helvetica Neue Light"/>
          <w:sz w:val="22"/>
        </w:rPr>
        <w:t>ende</w:t>
      </w:r>
      <w:r>
        <w:rPr>
          <w:rFonts w:ascii="Helvetica Neue Light" w:hAnsi="Helvetica Neue Light"/>
          <w:sz w:val="22"/>
        </w:rPr>
        <w:t xml:space="preserve"> Sonderdrucke </w:t>
      </w:r>
      <w:r w:rsidR="00C229E8">
        <w:rPr>
          <w:rFonts w:ascii="Helvetica Neue Light" w:hAnsi="Helvetica Neue Light"/>
          <w:sz w:val="22"/>
        </w:rPr>
        <w:t xml:space="preserve">mit </w:t>
      </w:r>
      <w:r>
        <w:rPr>
          <w:rFonts w:ascii="Helvetica Neue Light" w:hAnsi="Helvetica Neue Light"/>
          <w:sz w:val="22"/>
        </w:rPr>
        <w:t xml:space="preserve">aufgenommen. Selbiges wird seit Dezember </w:t>
      </w:r>
      <w:r w:rsidR="00FE3AEB">
        <w:rPr>
          <w:rFonts w:ascii="Helvetica Neue Light" w:hAnsi="Helvetica Neue Light"/>
          <w:sz w:val="22"/>
        </w:rPr>
        <w:t xml:space="preserve">nun </w:t>
      </w:r>
      <w:r>
        <w:rPr>
          <w:rFonts w:ascii="Helvetica Neue Light" w:hAnsi="Helvetica Neue Light"/>
          <w:sz w:val="22"/>
        </w:rPr>
        <w:t xml:space="preserve">auch mit </w:t>
      </w:r>
      <w:r w:rsidR="00CA3C7C">
        <w:rPr>
          <w:rFonts w:ascii="Helvetica Neue Light" w:hAnsi="Helvetica Neue Light"/>
          <w:sz w:val="22"/>
        </w:rPr>
        <w:t xml:space="preserve">jenen, </w:t>
      </w:r>
      <w:r>
        <w:rPr>
          <w:rFonts w:ascii="Helvetica Neue Light" w:hAnsi="Helvetica Neue Light"/>
          <w:sz w:val="22"/>
        </w:rPr>
        <w:t xml:space="preserve">nachweislich aus der Bibliothek </w:t>
      </w:r>
      <w:proofErr w:type="spellStart"/>
      <w:r>
        <w:rPr>
          <w:rFonts w:ascii="Helvetica Neue Light" w:hAnsi="Helvetica Neue Light"/>
          <w:sz w:val="22"/>
        </w:rPr>
        <w:t>Geymüllers</w:t>
      </w:r>
      <w:proofErr w:type="spellEnd"/>
      <w:r>
        <w:rPr>
          <w:rFonts w:ascii="Helvetica Neue Light" w:hAnsi="Helvetica Neue Light"/>
          <w:sz w:val="22"/>
        </w:rPr>
        <w:t xml:space="preserve"> stammenden Büchern vorgenommen. Nach dem Erhalt der ersten Daten </w:t>
      </w:r>
      <w:r w:rsidR="006A2190">
        <w:rPr>
          <w:rFonts w:ascii="Helvetica Neue Light" w:hAnsi="Helvetica Neue Light"/>
          <w:sz w:val="22"/>
        </w:rPr>
        <w:t xml:space="preserve">von der Digitalisierungsstelle </w:t>
      </w:r>
      <w:r w:rsidR="00CA3C7C">
        <w:rPr>
          <w:rFonts w:ascii="Helvetica Neue Light" w:hAnsi="Helvetica Neue Light"/>
          <w:sz w:val="22"/>
        </w:rPr>
        <w:t xml:space="preserve">im November </w:t>
      </w:r>
      <w:r>
        <w:rPr>
          <w:rFonts w:ascii="Helvetica Neue Light" w:hAnsi="Helvetica Neue Light"/>
          <w:sz w:val="22"/>
        </w:rPr>
        <w:t>wurden diese inhaltlich erschlossen und in das inzwischen gängige Datenmodell eingef</w:t>
      </w:r>
      <w:r w:rsidR="006A2190">
        <w:rPr>
          <w:rFonts w:ascii="Helvetica Neue Light" w:hAnsi="Helvetica Neue Light"/>
          <w:sz w:val="22"/>
        </w:rPr>
        <w:t>ügt.</w:t>
      </w:r>
      <w:r>
        <w:rPr>
          <w:rFonts w:ascii="Helvetica Neue Light" w:hAnsi="Helvetica Neue Light"/>
          <w:sz w:val="22"/>
        </w:rPr>
        <w:t xml:space="preserve"> </w:t>
      </w:r>
      <w:r w:rsidR="00CA3C7C">
        <w:rPr>
          <w:rFonts w:ascii="Helvetica Neue Light" w:hAnsi="Helvetica Neue Light"/>
          <w:sz w:val="22"/>
        </w:rPr>
        <w:t xml:space="preserve">Im Dezember wurde das Datenmodell </w:t>
      </w:r>
      <w:r w:rsidR="00FE3AEB">
        <w:rPr>
          <w:rFonts w:ascii="Helvetica Neue Light" w:hAnsi="Helvetica Neue Light"/>
          <w:sz w:val="22"/>
        </w:rPr>
        <w:t xml:space="preserve">weiters </w:t>
      </w:r>
      <w:r w:rsidR="00CA3C7C">
        <w:rPr>
          <w:rFonts w:ascii="Helvetica Neue Light" w:hAnsi="Helvetica Neue Light"/>
          <w:sz w:val="22"/>
        </w:rPr>
        <w:t xml:space="preserve">auf die zu verwendenden Standards (GND, VIAF) </w:t>
      </w:r>
      <w:r w:rsidR="00FE3AEB">
        <w:rPr>
          <w:rFonts w:ascii="Helvetica Neue Light" w:hAnsi="Helvetica Neue Light"/>
          <w:sz w:val="22"/>
        </w:rPr>
        <w:t>angepasst</w:t>
      </w:r>
      <w:r w:rsidR="00C229E8">
        <w:rPr>
          <w:rFonts w:ascii="Helvetica Neue Light" w:hAnsi="Helvetica Neue Light"/>
          <w:sz w:val="22"/>
        </w:rPr>
        <w:t xml:space="preserve"> und </w:t>
      </w:r>
      <w:r w:rsidR="00FE3AEB">
        <w:rPr>
          <w:rFonts w:ascii="Helvetica Neue Light" w:hAnsi="Helvetica Neue Light"/>
          <w:sz w:val="22"/>
        </w:rPr>
        <w:t>auf möglich zu verwendende Thesauri</w:t>
      </w:r>
      <w:r w:rsidR="00C229E8">
        <w:rPr>
          <w:rFonts w:ascii="Helvetica Neue Light" w:hAnsi="Helvetica Neue Light"/>
          <w:sz w:val="22"/>
        </w:rPr>
        <w:t xml:space="preserve"> getestet</w:t>
      </w:r>
      <w:r w:rsidR="00CA3C7C">
        <w:rPr>
          <w:rFonts w:ascii="Helvetica Neue Light" w:hAnsi="Helvetica Neue Light"/>
          <w:sz w:val="22"/>
        </w:rPr>
        <w:t xml:space="preserve">. </w:t>
      </w:r>
    </w:p>
    <w:p w:rsidR="00CA3C7C" w:rsidRPr="00EB1EB3" w:rsidRDefault="00CA3C7C" w:rsidP="00CA3C7C">
      <w:pPr>
        <w:widowControl w:val="0"/>
        <w:numPr>
          <w:ins w:id="86" w:author="Christoph Breser" w:date="2016-02-05T11:05:00Z"/>
        </w:numPr>
        <w:autoSpaceDE w:val="0"/>
        <w:autoSpaceDN w:val="0"/>
        <w:adjustRightInd w:val="0"/>
        <w:spacing w:after="0"/>
        <w:ind w:left="960" w:hanging="960"/>
        <w:rPr>
          <w:ins w:id="87" w:author="Christoph Breser" w:date="2016-02-05T11:05:00Z"/>
          <w:rFonts w:ascii="Helvetica Neue" w:hAnsi="Helvetica Neue"/>
          <w:b/>
          <w:sz w:val="22"/>
          <w:u w:val="single"/>
        </w:rPr>
      </w:pPr>
      <w:ins w:id="88" w:author="Christoph Breser" w:date="2016-02-05T11:05:00Z">
        <w:r w:rsidRPr="00EB1EB3">
          <w:rPr>
            <w:rFonts w:ascii="Helvetica Neue" w:hAnsi="Helvetica Neue"/>
            <w:b/>
            <w:sz w:val="22"/>
            <w:u w:val="single"/>
          </w:rPr>
          <w:t xml:space="preserve">Teilnahme an Konferenzen und </w:t>
        </w:r>
      </w:ins>
      <w:r w:rsidR="00FE3AEB" w:rsidRPr="00EB1EB3">
        <w:rPr>
          <w:rFonts w:ascii="Helvetica Neue" w:hAnsi="Helvetica Neue"/>
          <w:b/>
          <w:sz w:val="22"/>
          <w:u w:val="single"/>
        </w:rPr>
        <w:t>Kooperationen</w:t>
      </w:r>
    </w:p>
    <w:p w:rsidR="00CA3C7C" w:rsidRPr="00B12A30" w:rsidRDefault="00CA3C7C" w:rsidP="00CA3C7C">
      <w:pPr>
        <w:widowControl w:val="0"/>
        <w:numPr>
          <w:ins w:id="89" w:author="Christoph Breser" w:date="2016-02-05T11:05:00Z"/>
        </w:numPr>
        <w:autoSpaceDE w:val="0"/>
        <w:autoSpaceDN w:val="0"/>
        <w:adjustRightInd w:val="0"/>
        <w:spacing w:after="0"/>
        <w:rPr>
          <w:ins w:id="90" w:author="Christoph Breser" w:date="2016-02-05T11:05:00Z"/>
          <w:rFonts w:ascii="Helvetica Neue Light" w:hAnsi="Helvetica Neue Light"/>
          <w:b/>
          <w:sz w:val="22"/>
        </w:rPr>
      </w:pPr>
    </w:p>
    <w:p w:rsidR="00FE3AEB" w:rsidRDefault="00CA3C7C" w:rsidP="00CA3C7C">
      <w:pPr>
        <w:jc w:val="both"/>
        <w:rPr>
          <w:rFonts w:ascii="Helvetica Neue Light" w:hAnsi="Helvetica Neue Light"/>
          <w:sz w:val="22"/>
        </w:rPr>
      </w:pPr>
      <w:r>
        <w:rPr>
          <w:rFonts w:ascii="Helvetica Neue Light" w:hAnsi="Helvetica Neue Light"/>
          <w:sz w:val="22"/>
        </w:rPr>
        <w:t xml:space="preserve">Mit der Teilnahme an der Konferenz </w:t>
      </w:r>
      <w:r w:rsidRPr="00FE3AEB">
        <w:rPr>
          <w:rFonts w:ascii="Helvetica Neue Light" w:hAnsi="Helvetica Neue Light"/>
          <w:i/>
          <w:sz w:val="22"/>
        </w:rPr>
        <w:t>„</w:t>
      </w:r>
      <w:proofErr w:type="spellStart"/>
      <w:r w:rsidRPr="00FE3AEB">
        <w:rPr>
          <w:rFonts w:ascii="Helvetica Neue Light" w:hAnsi="Helvetica Neue Light"/>
          <w:i/>
          <w:sz w:val="22"/>
        </w:rPr>
        <w:t>Newest</w:t>
      </w:r>
      <w:proofErr w:type="spellEnd"/>
      <w:r w:rsidRPr="00FE3AEB">
        <w:rPr>
          <w:rFonts w:ascii="Helvetica Neue Light" w:hAnsi="Helvetica Neue Light"/>
          <w:i/>
          <w:sz w:val="22"/>
        </w:rPr>
        <w:t xml:space="preserve"> Art </w:t>
      </w:r>
      <w:proofErr w:type="spellStart"/>
      <w:r w:rsidRPr="00FE3AEB">
        <w:rPr>
          <w:rFonts w:ascii="Helvetica Neue Light" w:hAnsi="Helvetica Neue Light"/>
          <w:i/>
          <w:sz w:val="22"/>
        </w:rPr>
        <w:t>History</w:t>
      </w:r>
      <w:proofErr w:type="spellEnd"/>
      <w:r w:rsidRPr="00FE3AEB">
        <w:rPr>
          <w:rFonts w:ascii="Helvetica Neue Light" w:hAnsi="Helvetica Neue Light"/>
          <w:i/>
          <w:sz w:val="22"/>
        </w:rPr>
        <w:t xml:space="preserve">. Wohin geht die jüngste Kunstgeschichte?“ </w:t>
      </w:r>
      <w:r>
        <w:rPr>
          <w:rFonts w:ascii="Helvetica Neue Light" w:hAnsi="Helvetica Neue Light"/>
          <w:sz w:val="22"/>
        </w:rPr>
        <w:t xml:space="preserve">vom 06.11. bis zum 08.11. an der Universität Wien sowie auch </w:t>
      </w:r>
      <w:r w:rsidR="00FE3AEB">
        <w:rPr>
          <w:rFonts w:ascii="Helvetica Neue Light" w:hAnsi="Helvetica Neue Light"/>
          <w:sz w:val="22"/>
        </w:rPr>
        <w:t xml:space="preserve">beim </w:t>
      </w:r>
      <w:r w:rsidRPr="00FE3AEB">
        <w:rPr>
          <w:rFonts w:ascii="Helvetica Neue Light" w:hAnsi="Helvetica Neue Light"/>
          <w:i/>
          <w:sz w:val="22"/>
        </w:rPr>
        <w:t>„1. Vernetzungstreffen Digitale Kunstgeschichte Österreich“</w:t>
      </w:r>
      <w:r>
        <w:rPr>
          <w:rFonts w:ascii="Helvetica Neue Light" w:hAnsi="Helvetica Neue Light"/>
          <w:sz w:val="22"/>
        </w:rPr>
        <w:t xml:space="preserve"> am 08.11. an der Universität Wien begannen die Vorbereitungen zur Antragstellung eines Folgeprojektes. </w:t>
      </w:r>
      <w:r w:rsidR="00FE3AEB">
        <w:rPr>
          <w:rFonts w:ascii="Helvetica Neue Light" w:hAnsi="Helvetica Neue Light"/>
          <w:sz w:val="22"/>
        </w:rPr>
        <w:t xml:space="preserve">Dazu wurden Gespräche konkret Gespräche mit dem </w:t>
      </w:r>
      <w:proofErr w:type="spellStart"/>
      <w:r w:rsidR="00FE3AEB" w:rsidRPr="00FE3AEB">
        <w:rPr>
          <w:rFonts w:ascii="Helvetica Neue Light" w:hAnsi="Helvetica Neue Light"/>
          <w:sz w:val="22"/>
        </w:rPr>
        <w:t>Ludwig-Boltzmann-Institut</w:t>
      </w:r>
      <w:proofErr w:type="spellEnd"/>
      <w:r w:rsidR="00FE3AEB" w:rsidRPr="00FE3AEB">
        <w:rPr>
          <w:rFonts w:ascii="Helvetica Neue Light" w:hAnsi="Helvetica Neue Light"/>
          <w:sz w:val="22"/>
        </w:rPr>
        <w:t xml:space="preserve"> für Geschichte und Gesellschaft </w:t>
      </w:r>
      <w:r w:rsidR="00FE3AEB">
        <w:rPr>
          <w:rFonts w:ascii="Helvetica Neue Light" w:hAnsi="Helvetica Neue Light"/>
          <w:sz w:val="22"/>
        </w:rPr>
        <w:t xml:space="preserve">in Wien aufgenommen, sowie auch mit dem Max-Planck Institut für Kunstgeschichte in Florenz. </w:t>
      </w:r>
    </w:p>
    <w:p w:rsidR="00CA3C7C" w:rsidRPr="00EB1EB3" w:rsidRDefault="00CA3C7C" w:rsidP="00EB1EB3">
      <w:pPr>
        <w:jc w:val="both"/>
        <w:rPr>
          <w:rFonts w:ascii="Helvetica Neue Light" w:hAnsi="Helvetica Neue Light"/>
          <w:sz w:val="22"/>
        </w:rPr>
      </w:pPr>
      <w:r>
        <w:rPr>
          <w:rFonts w:ascii="Helvetica Neue Light" w:hAnsi="Helvetica Neue Light"/>
          <w:sz w:val="22"/>
        </w:rPr>
        <w:t>Bei einer weiteren Konferenz „</w:t>
      </w:r>
      <w:proofErr w:type="spellStart"/>
      <w:r>
        <w:rPr>
          <w:rFonts w:ascii="Helvetica Neue Light" w:hAnsi="Helvetica Neue Light"/>
          <w:sz w:val="22"/>
        </w:rPr>
        <w:t>dha2015</w:t>
      </w:r>
      <w:proofErr w:type="spellEnd"/>
      <w:r>
        <w:rPr>
          <w:rFonts w:ascii="Helvetica Neue Light" w:hAnsi="Helvetica Neue Light"/>
          <w:sz w:val="22"/>
        </w:rPr>
        <w:t xml:space="preserve"> – </w:t>
      </w:r>
      <w:proofErr w:type="spellStart"/>
      <w:r>
        <w:rPr>
          <w:rFonts w:ascii="Helvetica Neue Light" w:hAnsi="Helvetica Neue Light"/>
          <w:sz w:val="22"/>
        </w:rPr>
        <w:t>2nd</w:t>
      </w:r>
      <w:proofErr w:type="spellEnd"/>
      <w:r>
        <w:rPr>
          <w:rFonts w:ascii="Helvetica Neue Light" w:hAnsi="Helvetica Neue Light"/>
          <w:sz w:val="22"/>
        </w:rPr>
        <w:t xml:space="preserve"> Digital </w:t>
      </w:r>
      <w:proofErr w:type="spellStart"/>
      <w:r>
        <w:rPr>
          <w:rFonts w:ascii="Helvetica Neue Light" w:hAnsi="Helvetica Neue Light"/>
          <w:sz w:val="22"/>
        </w:rPr>
        <w:t>Humanities</w:t>
      </w:r>
      <w:proofErr w:type="spellEnd"/>
      <w:r>
        <w:rPr>
          <w:rFonts w:ascii="Helvetica Neue Light" w:hAnsi="Helvetica Neue Light"/>
          <w:sz w:val="22"/>
        </w:rPr>
        <w:t xml:space="preserve"> </w:t>
      </w:r>
      <w:proofErr w:type="spellStart"/>
      <w:r>
        <w:rPr>
          <w:rFonts w:ascii="Helvetica Neue Light" w:hAnsi="Helvetica Neue Light"/>
          <w:sz w:val="22"/>
        </w:rPr>
        <w:t>Austria</w:t>
      </w:r>
      <w:proofErr w:type="spellEnd"/>
      <w:r>
        <w:rPr>
          <w:rFonts w:ascii="Helvetica Neue Light" w:hAnsi="Helvetica Neue Light"/>
          <w:sz w:val="22"/>
        </w:rPr>
        <w:t xml:space="preserve"> </w:t>
      </w:r>
      <w:proofErr w:type="spellStart"/>
      <w:r>
        <w:rPr>
          <w:rFonts w:ascii="Helvetica Neue Light" w:hAnsi="Helvetica Neue Light"/>
          <w:sz w:val="22"/>
        </w:rPr>
        <w:t>Conference</w:t>
      </w:r>
      <w:proofErr w:type="spellEnd"/>
      <w:r>
        <w:rPr>
          <w:rFonts w:ascii="Helvetica Neue Light" w:hAnsi="Helvetica Neue Light"/>
          <w:sz w:val="22"/>
        </w:rPr>
        <w:t xml:space="preserve">“ an der Österreichischen Akademie der Wissenschaften in Wien wurde der Zwischenstand des Projektes präsentiert. </w:t>
      </w:r>
    </w:p>
    <w:p w:rsidR="00FE3AEB" w:rsidRPr="00FE3AEB" w:rsidRDefault="00CA3C7C" w:rsidP="00FE3AEB">
      <w:pPr>
        <w:widowControl w:val="0"/>
        <w:numPr>
          <w:ins w:id="91" w:author="Unknown"/>
        </w:numPr>
        <w:autoSpaceDE w:val="0"/>
        <w:autoSpaceDN w:val="0"/>
        <w:adjustRightInd w:val="0"/>
        <w:spacing w:after="0"/>
        <w:ind w:left="960" w:hanging="960"/>
        <w:rPr>
          <w:rFonts w:ascii="Helvetica Neue Light" w:hAnsi="Helvetica Neue Light"/>
          <w:b/>
          <w:sz w:val="22"/>
          <w:u w:val="single"/>
        </w:rPr>
      </w:pPr>
      <w:ins w:id="92" w:author="Christoph Breser" w:date="2016-02-05T11:05:00Z">
        <w:r w:rsidRPr="00EB1EB3">
          <w:rPr>
            <w:rFonts w:ascii="Helvetica Neue" w:hAnsi="Helvetica Neue"/>
            <w:b/>
            <w:sz w:val="22"/>
            <w:u w:val="single"/>
          </w:rPr>
          <w:t>Wissenschaftliche Präsentationen</w:t>
        </w:r>
      </w:ins>
      <w:r w:rsidR="00FE3AEB">
        <w:rPr>
          <w:rFonts w:ascii="Helvetica Neue Light" w:hAnsi="Helvetica Neue Light"/>
          <w:b/>
          <w:sz w:val="22"/>
          <w:u w:val="single"/>
        </w:rPr>
        <w:br/>
      </w:r>
    </w:p>
    <w:p w:rsidR="00EB1EB3" w:rsidRPr="00EB1EB3" w:rsidRDefault="00CA3C7C" w:rsidP="00EB1EB3">
      <w:pPr>
        <w:jc w:val="both"/>
        <w:rPr>
          <w:rFonts w:ascii="Helvetica Neue Light" w:hAnsi="Helvetica Neue Light"/>
          <w:sz w:val="22"/>
        </w:rPr>
      </w:pPr>
      <w:r w:rsidRPr="00A925D2">
        <w:rPr>
          <w:rFonts w:ascii="Helvetica Neue Light" w:hAnsi="Helvetica Neue Light"/>
          <w:sz w:val="22"/>
        </w:rPr>
        <w:t xml:space="preserve">Seit Dezember wird an einem Paper gearbeitet, welches sich mit den technischen und inhaltlichen Möglichkeiten der Repräsentation von Bildquellen aus jenem im Projekt erstellten Datenmodell befasst. Dazu wird eine Fallstudie ausgearbeitet, welche sich speziell auf </w:t>
      </w:r>
      <w:r w:rsidR="00FE3AEB">
        <w:rPr>
          <w:rFonts w:ascii="Helvetica Neue Light" w:hAnsi="Helvetica Neue Light"/>
          <w:sz w:val="22"/>
        </w:rPr>
        <w:t xml:space="preserve">jene </w:t>
      </w:r>
      <w:r w:rsidRPr="00A925D2">
        <w:rPr>
          <w:rFonts w:ascii="Helvetica Neue Light" w:hAnsi="Helvetica Neue Light"/>
          <w:sz w:val="22"/>
        </w:rPr>
        <w:t>Bildobjekte bezieht, welche zwischen 1870 und 1909 in Florenz entstanden sind. Das Paper wird im April 2016 auf einer Konferenz „</w:t>
      </w:r>
      <w:proofErr w:type="spellStart"/>
      <w:r w:rsidRPr="00A925D2">
        <w:rPr>
          <w:rFonts w:ascii="Helvetica Neue Light" w:hAnsi="Helvetica Neue Light"/>
          <w:sz w:val="22"/>
        </w:rPr>
        <w:t>iCity</w:t>
      </w:r>
      <w:proofErr w:type="spellEnd"/>
      <w:r w:rsidRPr="00A925D2">
        <w:rPr>
          <w:rFonts w:ascii="Helvetica Neue Light" w:hAnsi="Helvetica Neue Light"/>
          <w:sz w:val="22"/>
        </w:rPr>
        <w:t xml:space="preserve"> - </w:t>
      </w:r>
      <w:proofErr w:type="spellStart"/>
      <w:r w:rsidRPr="00A925D2">
        <w:rPr>
          <w:rFonts w:ascii="Helvetica Neue Light" w:hAnsi="Helvetica Neue Light"/>
          <w:sz w:val="22"/>
        </w:rPr>
        <w:t>Enhancing</w:t>
      </w:r>
      <w:proofErr w:type="spellEnd"/>
      <w:r w:rsidRPr="00A925D2">
        <w:rPr>
          <w:rFonts w:ascii="Helvetica Neue Light" w:hAnsi="Helvetica Neue Light"/>
          <w:sz w:val="22"/>
        </w:rPr>
        <w:t xml:space="preserve"> </w:t>
      </w:r>
      <w:proofErr w:type="spellStart"/>
      <w:r w:rsidRPr="00A925D2">
        <w:rPr>
          <w:rFonts w:ascii="Helvetica Neue Light" w:hAnsi="Helvetica Neue Light"/>
          <w:sz w:val="22"/>
        </w:rPr>
        <w:t>Places</w:t>
      </w:r>
      <w:proofErr w:type="spellEnd"/>
      <w:r w:rsidRPr="00A925D2">
        <w:rPr>
          <w:rFonts w:ascii="Helvetica Neue Light" w:hAnsi="Helvetica Neue Light"/>
          <w:sz w:val="22"/>
        </w:rPr>
        <w:t xml:space="preserve"> </w:t>
      </w:r>
      <w:proofErr w:type="spellStart"/>
      <w:r w:rsidRPr="00A925D2">
        <w:rPr>
          <w:rFonts w:ascii="Helvetica Neue Light" w:hAnsi="Helvetica Neue Light"/>
          <w:sz w:val="22"/>
        </w:rPr>
        <w:t>Through</w:t>
      </w:r>
      <w:proofErr w:type="spellEnd"/>
      <w:r w:rsidRPr="00A925D2">
        <w:rPr>
          <w:rFonts w:ascii="Helvetica Neue Light" w:hAnsi="Helvetica Neue Light"/>
          <w:sz w:val="22"/>
        </w:rPr>
        <w:t xml:space="preserve"> Technology“ der COST Action „Cyberparks“ in Malta (</w:t>
      </w:r>
      <w:hyperlink r:id="rId8" w:history="1">
        <w:r w:rsidRPr="00A925D2">
          <w:rPr>
            <w:rStyle w:val="Link"/>
            <w:rFonts w:ascii="Helvetica Neue Light" w:hAnsi="Helvetica Neue Light"/>
            <w:color w:val="auto"/>
            <w:sz w:val="22"/>
          </w:rPr>
          <w:t>http://cyberparks-project.eu/news/32-icity-enhancing-places-through-technology</w:t>
        </w:r>
      </w:hyperlink>
      <w:r w:rsidRPr="00A925D2">
        <w:rPr>
          <w:rFonts w:ascii="Helvetica Neue Light" w:hAnsi="Helvetica Neue Light"/>
          <w:sz w:val="22"/>
        </w:rPr>
        <w:t xml:space="preserve">) </w:t>
      </w:r>
      <w:r>
        <w:rPr>
          <w:rFonts w:ascii="Helvetica Neue Light" w:hAnsi="Helvetica Neue Light"/>
          <w:sz w:val="22"/>
        </w:rPr>
        <w:t xml:space="preserve">präsentiert und anschließend publiziert. </w:t>
      </w:r>
    </w:p>
    <w:p w:rsidR="00CA3C7C" w:rsidRPr="00EB1EB3" w:rsidRDefault="00CA3C7C" w:rsidP="00EB1EB3">
      <w:pPr>
        <w:widowControl w:val="0"/>
        <w:numPr>
          <w:ins w:id="93" w:author="Christoph Breser" w:date="2016-02-05T11:05:00Z"/>
        </w:numPr>
        <w:autoSpaceDE w:val="0"/>
        <w:autoSpaceDN w:val="0"/>
        <w:adjustRightInd w:val="0"/>
        <w:spacing w:after="0"/>
        <w:ind w:left="960" w:hanging="960"/>
        <w:rPr>
          <w:ins w:id="94" w:author="Christoph Breser" w:date="2016-02-05T11:05:00Z"/>
          <w:rFonts w:ascii="Helvetica Neue" w:hAnsi="Helvetica Neue"/>
          <w:b/>
          <w:sz w:val="22"/>
          <w:u w:val="single"/>
        </w:rPr>
      </w:pPr>
      <w:ins w:id="95" w:author="Christoph Breser" w:date="2016-02-05T11:05:00Z">
        <w:r w:rsidRPr="00EB1EB3">
          <w:rPr>
            <w:rFonts w:ascii="Helvetica Neue" w:hAnsi="Helvetica Neue"/>
            <w:b/>
            <w:sz w:val="22"/>
            <w:u w:val="single"/>
          </w:rPr>
          <w:t>Öffentliche Verbreitung</w:t>
        </w:r>
      </w:ins>
    </w:p>
    <w:p w:rsidR="00FE3AEB" w:rsidRDefault="00FE3AEB" w:rsidP="00CA3C7C">
      <w:pPr>
        <w:widowControl w:val="0"/>
        <w:autoSpaceDE w:val="0"/>
        <w:autoSpaceDN w:val="0"/>
        <w:adjustRightInd w:val="0"/>
        <w:spacing w:after="0"/>
        <w:ind w:left="960" w:hanging="960"/>
        <w:rPr>
          <w:rFonts w:ascii="Helvetica Neue Light" w:hAnsi="Helvetica Neue Light"/>
          <w:b/>
          <w:sz w:val="22"/>
        </w:rPr>
      </w:pPr>
    </w:p>
    <w:p w:rsidR="00EB1EB3" w:rsidRDefault="00ED6043" w:rsidP="00ED6043">
      <w:pPr>
        <w:widowControl w:val="0"/>
        <w:autoSpaceDE w:val="0"/>
        <w:autoSpaceDN w:val="0"/>
        <w:adjustRightInd w:val="0"/>
        <w:spacing w:after="0"/>
        <w:jc w:val="both"/>
        <w:rPr>
          <w:rFonts w:ascii="Helvetica Neue Light" w:hAnsi="Helvetica Neue Light"/>
          <w:sz w:val="22"/>
        </w:rPr>
      </w:pPr>
      <w:r>
        <w:rPr>
          <w:rFonts w:ascii="Helvetica Neue Light" w:hAnsi="Helvetica Neue Light"/>
          <w:sz w:val="22"/>
        </w:rPr>
        <w:t>Im April wurde das Projekt bei einem internen Meeting erstmals am Max-Planck Institut für Kunstgeschichte in Florenz präsentiert. Seit September gibt es auch eine Web-Präsentation des Projektes, an welcher laufend weitergearbeitet wird.</w:t>
      </w:r>
    </w:p>
    <w:p w:rsidR="00EB1EB3" w:rsidRDefault="00EB1EB3" w:rsidP="00EB1EB3">
      <w:pPr>
        <w:widowControl w:val="0"/>
        <w:autoSpaceDE w:val="0"/>
        <w:autoSpaceDN w:val="0"/>
        <w:adjustRightInd w:val="0"/>
        <w:spacing w:after="0"/>
        <w:rPr>
          <w:rFonts w:ascii="Helvetica Neue" w:hAnsi="Helvetica Neue"/>
          <w:b/>
          <w:sz w:val="22"/>
          <w:u w:val="single"/>
        </w:rPr>
      </w:pPr>
    </w:p>
    <w:p w:rsidR="00ED6043" w:rsidRPr="00EB1EB3" w:rsidRDefault="00CA3C7C" w:rsidP="00EB1EB3">
      <w:pPr>
        <w:widowControl w:val="0"/>
        <w:numPr>
          <w:ins w:id="96" w:author="Christoph Breser" w:date="2016-02-05T11:05:00Z"/>
        </w:numPr>
        <w:autoSpaceDE w:val="0"/>
        <w:autoSpaceDN w:val="0"/>
        <w:adjustRightInd w:val="0"/>
        <w:spacing w:after="0"/>
        <w:rPr>
          <w:rFonts w:ascii="Helvetica Neue" w:hAnsi="Helvetica Neue"/>
          <w:b/>
          <w:sz w:val="22"/>
          <w:u w:val="single"/>
        </w:rPr>
      </w:pPr>
      <w:ins w:id="97" w:author="Christoph Breser" w:date="2016-02-05T11:05:00Z">
        <w:r w:rsidRPr="00EB1EB3">
          <w:rPr>
            <w:rFonts w:ascii="Helvetica Neue" w:hAnsi="Helvetica Neue"/>
            <w:b/>
            <w:sz w:val="22"/>
            <w:u w:val="single"/>
          </w:rPr>
          <w:t>Projektmitarbeiter/innen (</w:t>
        </w:r>
        <w:proofErr w:type="spellStart"/>
        <w:r w:rsidRPr="00EB1EB3">
          <w:rPr>
            <w:rFonts w:ascii="Helvetica Neue" w:hAnsi="Helvetica Neue"/>
            <w:b/>
            <w:sz w:val="22"/>
            <w:u w:val="single"/>
          </w:rPr>
          <w:t>Rekruitierung</w:t>
        </w:r>
        <w:proofErr w:type="spellEnd"/>
        <w:r w:rsidRPr="00EB1EB3">
          <w:rPr>
            <w:rFonts w:ascii="Helvetica Neue" w:hAnsi="Helvetica Neue"/>
            <w:b/>
            <w:sz w:val="22"/>
            <w:u w:val="single"/>
          </w:rPr>
          <w:t xml:space="preserve"> neuer Mitarbeiter/innen)</w:t>
        </w:r>
      </w:ins>
    </w:p>
    <w:p w:rsidR="00CA3C7C" w:rsidRPr="00ED6043" w:rsidRDefault="00CA3C7C" w:rsidP="00ED6043">
      <w:pPr>
        <w:widowControl w:val="0"/>
        <w:autoSpaceDE w:val="0"/>
        <w:autoSpaceDN w:val="0"/>
        <w:adjustRightInd w:val="0"/>
        <w:spacing w:after="0"/>
        <w:rPr>
          <w:ins w:id="98" w:author="Christoph Breser" w:date="2016-02-05T11:05:00Z"/>
          <w:rFonts w:ascii="Helvetica Neue Light" w:hAnsi="Helvetica Neue Light"/>
          <w:b/>
          <w:sz w:val="22"/>
          <w:u w:val="single"/>
        </w:rPr>
      </w:pPr>
    </w:p>
    <w:p w:rsidR="00ED6043" w:rsidRDefault="00ED6043" w:rsidP="000426C6">
      <w:pPr>
        <w:jc w:val="both"/>
        <w:rPr>
          <w:rFonts w:ascii="Helvetica Neue Light" w:hAnsi="Helvetica Neue Light"/>
          <w:sz w:val="22"/>
        </w:rPr>
      </w:pPr>
      <w:r>
        <w:rPr>
          <w:rFonts w:ascii="Helvetica Neue Light" w:hAnsi="Helvetica Neue Light"/>
          <w:sz w:val="22"/>
        </w:rPr>
        <w:t xml:space="preserve">Nach Ausscheiden von Gerlinde Schneider (Zentrum für Informationsmodellierung, Karl-Franzens Universität Graz) </w:t>
      </w:r>
      <w:r w:rsidR="000426C6">
        <w:rPr>
          <w:rFonts w:ascii="Helvetica Neue Light" w:hAnsi="Helvetica Neue Light"/>
          <w:sz w:val="22"/>
        </w:rPr>
        <w:t xml:space="preserve">mit 30. April wurde DI Stefan </w:t>
      </w:r>
      <w:proofErr w:type="spellStart"/>
      <w:r w:rsidR="000426C6">
        <w:rPr>
          <w:rFonts w:ascii="Helvetica Neue Light" w:hAnsi="Helvetica Neue Light"/>
          <w:sz w:val="22"/>
        </w:rPr>
        <w:t>Zedlacher</w:t>
      </w:r>
      <w:proofErr w:type="spellEnd"/>
      <w:r w:rsidR="000426C6">
        <w:rPr>
          <w:rFonts w:ascii="Helvetica Neue Light" w:hAnsi="Helvetica Neue Light"/>
          <w:sz w:val="22"/>
        </w:rPr>
        <w:t xml:space="preserve"> zur Lösung der technischen Anforderungen neu ins Projekt aufgenommen. </w:t>
      </w:r>
    </w:p>
    <w:p w:rsidR="00CA3C7C" w:rsidRPr="00EB1EB3" w:rsidRDefault="00CA3C7C" w:rsidP="00EB1EB3">
      <w:pPr>
        <w:widowControl w:val="0"/>
        <w:numPr>
          <w:ins w:id="99" w:author="Unknown"/>
        </w:numPr>
        <w:autoSpaceDE w:val="0"/>
        <w:autoSpaceDN w:val="0"/>
        <w:adjustRightInd w:val="0"/>
        <w:spacing w:after="0"/>
        <w:ind w:left="960" w:hanging="960"/>
        <w:rPr>
          <w:rFonts w:ascii="Helvetica Neue" w:hAnsi="Helvetica Neue"/>
          <w:b/>
          <w:sz w:val="22"/>
          <w:u w:val="single"/>
        </w:rPr>
      </w:pPr>
      <w:ins w:id="100" w:author="Christoph Breser" w:date="2016-02-05T11:05:00Z">
        <w:r w:rsidRPr="00EB1EB3">
          <w:rPr>
            <w:rFonts w:ascii="Helvetica Neue" w:hAnsi="Helvetica Neue"/>
            <w:b/>
            <w:sz w:val="22"/>
            <w:u w:val="single"/>
          </w:rPr>
          <w:t>Organisatorisches</w:t>
        </w:r>
      </w:ins>
    </w:p>
    <w:p w:rsidR="001F0150" w:rsidRDefault="00EB1EB3">
      <w:pPr>
        <w:rPr>
          <w:rFonts w:ascii="Helvetica Neue Light" w:hAnsi="Helvetica Neue Light"/>
          <w:sz w:val="22"/>
        </w:rPr>
      </w:pPr>
      <w:r>
        <w:rPr>
          <w:rFonts w:ascii="Helvetica Neue Light" w:hAnsi="Helvetica Neue Light"/>
          <w:sz w:val="22"/>
          <w:u w:val="single"/>
        </w:rPr>
        <w:br/>
      </w:r>
      <w:r w:rsidR="006A2190" w:rsidRPr="006A2190">
        <w:rPr>
          <w:rFonts w:ascii="Helvetica Neue Light" w:hAnsi="Helvetica Neue Light"/>
          <w:sz w:val="22"/>
          <w:u w:val="single"/>
        </w:rPr>
        <w:t xml:space="preserve">Jänner - </w:t>
      </w:r>
      <w:r w:rsidR="001F0150" w:rsidRPr="006A2190">
        <w:rPr>
          <w:rFonts w:ascii="Helvetica Neue Light" w:hAnsi="Helvetica Neue Light"/>
          <w:sz w:val="22"/>
          <w:u w:val="single"/>
        </w:rPr>
        <w:t>Juni :</w:t>
      </w:r>
      <w:r w:rsidR="001F0150">
        <w:rPr>
          <w:rFonts w:ascii="Helvetica Neue Light" w:hAnsi="Helvetica Neue Light"/>
          <w:sz w:val="22"/>
        </w:rPr>
        <w:t xml:space="preserve"> </w:t>
      </w:r>
      <w:r w:rsidR="00954332">
        <w:rPr>
          <w:rFonts w:ascii="Helvetica Neue Light" w:hAnsi="Helvetica Neue Light"/>
          <w:sz w:val="22"/>
        </w:rPr>
        <w:t xml:space="preserve">Digitalisierung und Aktualisierung der </w:t>
      </w:r>
      <w:r w:rsidR="001F0150">
        <w:rPr>
          <w:rFonts w:ascii="Helvetica Neue Light" w:hAnsi="Helvetica Neue Light"/>
          <w:sz w:val="22"/>
        </w:rPr>
        <w:t xml:space="preserve">Inventarliste </w:t>
      </w:r>
    </w:p>
    <w:p w:rsidR="001F0150" w:rsidRDefault="008F69A9">
      <w:pPr>
        <w:rPr>
          <w:rFonts w:ascii="Helvetica Neue Light" w:hAnsi="Helvetica Neue Light"/>
          <w:sz w:val="22"/>
        </w:rPr>
      </w:pPr>
      <w:r w:rsidRPr="006A2190">
        <w:rPr>
          <w:rFonts w:ascii="Helvetica Neue Light" w:hAnsi="Helvetica Neue Light"/>
          <w:sz w:val="22"/>
          <w:u w:val="single"/>
        </w:rPr>
        <w:t xml:space="preserve">März - </w:t>
      </w:r>
      <w:r w:rsidR="006A2190" w:rsidRPr="006A2190">
        <w:rPr>
          <w:rFonts w:ascii="Helvetica Neue Light" w:hAnsi="Helvetica Neue Light"/>
          <w:sz w:val="22"/>
          <w:u w:val="single"/>
        </w:rPr>
        <w:t>laufend</w:t>
      </w:r>
      <w:r w:rsidR="001F0150" w:rsidRPr="006A2190">
        <w:rPr>
          <w:rFonts w:ascii="Helvetica Neue Light" w:hAnsi="Helvetica Neue Light"/>
          <w:sz w:val="22"/>
          <w:u w:val="single"/>
        </w:rPr>
        <w:t xml:space="preserve"> :</w:t>
      </w:r>
      <w:r w:rsidR="000426C6">
        <w:rPr>
          <w:rFonts w:ascii="Helvetica Neue Light" w:hAnsi="Helvetica Neue Light"/>
          <w:sz w:val="22"/>
        </w:rPr>
        <w:t xml:space="preserve"> Erstellung </w:t>
      </w:r>
      <w:r w:rsidR="00EB1EB3">
        <w:rPr>
          <w:rFonts w:ascii="Helvetica Neue Light" w:hAnsi="Helvetica Neue Light"/>
          <w:sz w:val="22"/>
        </w:rPr>
        <w:t xml:space="preserve">und Aktualisierung </w:t>
      </w:r>
      <w:r w:rsidR="000426C6">
        <w:rPr>
          <w:rFonts w:ascii="Helvetica Neue Light" w:hAnsi="Helvetica Neue Light"/>
          <w:sz w:val="22"/>
        </w:rPr>
        <w:t xml:space="preserve">einer </w:t>
      </w:r>
      <w:r w:rsidR="00EB1EB3">
        <w:rPr>
          <w:rFonts w:ascii="Helvetica Neue Light" w:hAnsi="Helvetica Neue Light"/>
          <w:sz w:val="22"/>
        </w:rPr>
        <w:t>Datenbank für Fotos, Personen und Schriften</w:t>
      </w:r>
    </w:p>
    <w:p w:rsidR="001F0150" w:rsidRDefault="001F0150">
      <w:pPr>
        <w:rPr>
          <w:rFonts w:ascii="Helvetica Neue Light" w:hAnsi="Helvetica Neue Light"/>
          <w:sz w:val="22"/>
        </w:rPr>
      </w:pPr>
      <w:r w:rsidRPr="006A2190">
        <w:rPr>
          <w:rFonts w:ascii="Helvetica Neue Light" w:hAnsi="Helvetica Neue Light"/>
          <w:sz w:val="22"/>
          <w:u w:val="single"/>
        </w:rPr>
        <w:t>Juni und Juli :</w:t>
      </w:r>
      <w:r>
        <w:rPr>
          <w:rFonts w:ascii="Helvetica Neue Light" w:hAnsi="Helvetica Neue Light"/>
          <w:sz w:val="22"/>
        </w:rPr>
        <w:t xml:space="preserve"> </w:t>
      </w:r>
      <w:r w:rsidR="00E12819">
        <w:rPr>
          <w:rFonts w:ascii="Helvetica Neue Light" w:hAnsi="Helvetica Neue Light"/>
          <w:sz w:val="22"/>
        </w:rPr>
        <w:t xml:space="preserve">Recherche, </w:t>
      </w:r>
      <w:r>
        <w:rPr>
          <w:rFonts w:ascii="Helvetica Neue Light" w:hAnsi="Helvetica Neue Light"/>
          <w:sz w:val="22"/>
        </w:rPr>
        <w:t xml:space="preserve">Konzeption </w:t>
      </w:r>
      <w:r w:rsidR="00E12819">
        <w:rPr>
          <w:rFonts w:ascii="Helvetica Neue Light" w:hAnsi="Helvetica Neue Light"/>
          <w:sz w:val="22"/>
        </w:rPr>
        <w:t xml:space="preserve">und </w:t>
      </w:r>
      <w:r>
        <w:rPr>
          <w:rFonts w:ascii="Helvetica Neue Light" w:hAnsi="Helvetica Neue Light"/>
          <w:sz w:val="22"/>
        </w:rPr>
        <w:t>Erstellung eines Datenmodells</w:t>
      </w:r>
      <w:r w:rsidR="00346D4C">
        <w:rPr>
          <w:rFonts w:ascii="Helvetica Neue Light" w:hAnsi="Helvetica Neue Light"/>
          <w:sz w:val="22"/>
        </w:rPr>
        <w:t xml:space="preserve"> Zusammenstellung erst</w:t>
      </w:r>
      <w:r w:rsidR="000426C6">
        <w:rPr>
          <w:rFonts w:ascii="Helvetica Neue Light" w:hAnsi="Helvetica Neue Light"/>
          <w:sz w:val="22"/>
        </w:rPr>
        <w:t>er zu digitalisierender Objekte</w:t>
      </w:r>
    </w:p>
    <w:p w:rsidR="00EB1EB3" w:rsidRDefault="001F0150" w:rsidP="00EB1EB3">
      <w:pPr>
        <w:rPr>
          <w:rFonts w:ascii="Helvetica Neue Light" w:hAnsi="Helvetica Neue Light"/>
          <w:sz w:val="22"/>
        </w:rPr>
      </w:pPr>
      <w:r w:rsidRPr="006A2190">
        <w:rPr>
          <w:rFonts w:ascii="Helvetica Neue Light" w:hAnsi="Helvetica Neue Light"/>
          <w:sz w:val="22"/>
          <w:u w:val="single"/>
        </w:rPr>
        <w:t>August und September :</w:t>
      </w:r>
      <w:r>
        <w:rPr>
          <w:rFonts w:ascii="Helvetica Neue Light" w:hAnsi="Helvetica Neue Light"/>
          <w:sz w:val="22"/>
        </w:rPr>
        <w:t xml:space="preserve"> </w:t>
      </w:r>
      <w:r w:rsidR="006A2190">
        <w:rPr>
          <w:rFonts w:ascii="Helvetica Neue Light" w:hAnsi="Helvetica Neue Light"/>
          <w:sz w:val="22"/>
        </w:rPr>
        <w:t xml:space="preserve">Test </w:t>
      </w:r>
      <w:r>
        <w:rPr>
          <w:rFonts w:ascii="Helvetica Neue Light" w:hAnsi="Helvetica Neue Light"/>
          <w:sz w:val="22"/>
        </w:rPr>
        <w:t xml:space="preserve">des Datenmodells </w:t>
      </w:r>
      <w:r w:rsidR="006A2190">
        <w:rPr>
          <w:rFonts w:ascii="Helvetica Neue Light" w:hAnsi="Helvetica Neue Light"/>
          <w:sz w:val="22"/>
        </w:rPr>
        <w:t xml:space="preserve">zur </w:t>
      </w:r>
      <w:r>
        <w:rPr>
          <w:rFonts w:ascii="Helvetica Neue Light" w:hAnsi="Helvetica Neue Light"/>
          <w:sz w:val="22"/>
        </w:rPr>
        <w:t>Visualisierung</w:t>
      </w:r>
    </w:p>
    <w:p w:rsidR="001F0150" w:rsidRDefault="001F0150" w:rsidP="00EB1EB3">
      <w:pPr>
        <w:rPr>
          <w:rFonts w:ascii="Helvetica Neue Light" w:hAnsi="Helvetica Neue Light"/>
          <w:sz w:val="22"/>
        </w:rPr>
      </w:pPr>
      <w:r w:rsidRPr="006A2190">
        <w:rPr>
          <w:rFonts w:ascii="Helvetica Neue Light" w:hAnsi="Helvetica Neue Light"/>
          <w:sz w:val="22"/>
          <w:u w:val="single"/>
        </w:rPr>
        <w:t>Oktober :</w:t>
      </w:r>
      <w:r>
        <w:rPr>
          <w:rFonts w:ascii="Helvetica Neue Light" w:hAnsi="Helvetica Neue Light"/>
          <w:sz w:val="22"/>
        </w:rPr>
        <w:t xml:space="preserve"> Anpassung des Datenmodells, Inventarisierung </w:t>
      </w:r>
      <w:r w:rsidR="00E12819">
        <w:rPr>
          <w:rFonts w:ascii="Helvetica Neue Light" w:hAnsi="Helvetica Neue Light"/>
          <w:sz w:val="22"/>
        </w:rPr>
        <w:t xml:space="preserve">von </w:t>
      </w:r>
      <w:r w:rsidR="008F69A9">
        <w:rPr>
          <w:rFonts w:ascii="Helvetica Neue Light" w:hAnsi="Helvetica Neue Light"/>
          <w:sz w:val="22"/>
        </w:rPr>
        <w:t xml:space="preserve">Sonderdrucke </w:t>
      </w:r>
      <w:r w:rsidR="00E12819">
        <w:rPr>
          <w:rFonts w:ascii="Helvetica Neue Light" w:hAnsi="Helvetica Neue Light"/>
          <w:sz w:val="22"/>
        </w:rPr>
        <w:t xml:space="preserve">und Aufnahme in die Inventarliste </w:t>
      </w:r>
      <w:r>
        <w:rPr>
          <w:rFonts w:ascii="Helvetica Neue Light" w:hAnsi="Helvetica Neue Light"/>
          <w:sz w:val="22"/>
        </w:rPr>
        <w:t>(u.a. aus Bibliothek des Institutes für Kunstgeschichte)</w:t>
      </w:r>
      <w:r w:rsidR="006A2190">
        <w:rPr>
          <w:rFonts w:ascii="Helvetica Neue Light" w:hAnsi="Helvetica Neue Light"/>
          <w:sz w:val="22"/>
        </w:rPr>
        <w:t xml:space="preserve">; </w:t>
      </w:r>
      <w:r w:rsidR="00E12819">
        <w:rPr>
          <w:rFonts w:ascii="Helvetica Neue Light" w:hAnsi="Helvetica Neue Light"/>
          <w:sz w:val="22"/>
        </w:rPr>
        <w:t>Inventarisierung von Literaturen und Aufnahme in die Inventarliste</w:t>
      </w:r>
    </w:p>
    <w:p w:rsidR="006A2190" w:rsidRDefault="001F0150" w:rsidP="00EB1EB3">
      <w:pPr>
        <w:rPr>
          <w:rFonts w:ascii="Helvetica Neue Light" w:hAnsi="Helvetica Neue Light"/>
          <w:sz w:val="22"/>
        </w:rPr>
      </w:pPr>
      <w:r w:rsidRPr="006A2190">
        <w:rPr>
          <w:rFonts w:ascii="Helvetica Neue Light" w:hAnsi="Helvetica Neue Light"/>
          <w:sz w:val="22"/>
          <w:u w:val="single"/>
        </w:rPr>
        <w:t>November :</w:t>
      </w:r>
      <w:r>
        <w:rPr>
          <w:rFonts w:ascii="Helvetica Neue Light" w:hAnsi="Helvetica Neue Light"/>
          <w:sz w:val="22"/>
        </w:rPr>
        <w:t xml:space="preserve"> </w:t>
      </w:r>
      <w:r w:rsidR="00346D4C">
        <w:rPr>
          <w:rFonts w:ascii="Helvetica Neue Light" w:hAnsi="Helvetica Neue Light"/>
          <w:sz w:val="22"/>
        </w:rPr>
        <w:t>Rückgabe der ersten Daten</w:t>
      </w:r>
      <w:r w:rsidR="000426C6">
        <w:rPr>
          <w:rFonts w:ascii="Helvetica Neue Light" w:hAnsi="Helvetica Neue Light"/>
          <w:sz w:val="22"/>
        </w:rPr>
        <w:t xml:space="preserve"> und inhaltliche Bearbeitung</w:t>
      </w:r>
      <w:r w:rsidR="006A2190">
        <w:rPr>
          <w:rFonts w:ascii="Helvetica Neue Light" w:hAnsi="Helvetica Neue Light"/>
          <w:sz w:val="22"/>
        </w:rPr>
        <w:t xml:space="preserve"> </w:t>
      </w:r>
      <w:r w:rsidR="000426C6">
        <w:rPr>
          <w:rFonts w:ascii="Helvetica Neue Light" w:hAnsi="Helvetica Neue Light"/>
          <w:sz w:val="22"/>
        </w:rPr>
        <w:br/>
      </w:r>
      <w:r>
        <w:rPr>
          <w:rFonts w:ascii="Helvetica Neue Light" w:hAnsi="Helvetica Neue Light"/>
          <w:sz w:val="22"/>
        </w:rPr>
        <w:t>Konferenz Universität Wien</w:t>
      </w:r>
      <w:r w:rsidR="00CE7EB6">
        <w:rPr>
          <w:rFonts w:ascii="Helvetica Neue Light" w:hAnsi="Helvetica Neue Light"/>
          <w:sz w:val="22"/>
        </w:rPr>
        <w:t>, sowie 1. Vernetzungstreffen Digi</w:t>
      </w:r>
      <w:r w:rsidR="000426C6">
        <w:rPr>
          <w:rFonts w:ascii="Helvetica Neue Light" w:hAnsi="Helvetica Neue Light"/>
          <w:sz w:val="22"/>
        </w:rPr>
        <w:t>tale Kunstgeschichte Österreich,</w:t>
      </w:r>
      <w:r w:rsidR="00CE7EB6">
        <w:rPr>
          <w:rFonts w:ascii="Helvetica Neue Light" w:hAnsi="Helvetica Neue Light"/>
          <w:sz w:val="22"/>
        </w:rPr>
        <w:t xml:space="preserve"> Universität Wien</w:t>
      </w:r>
      <w:r w:rsidR="000426C6">
        <w:rPr>
          <w:rFonts w:ascii="Helvetica Neue Light" w:hAnsi="Helvetica Neue Light"/>
          <w:sz w:val="22"/>
        </w:rPr>
        <w:br/>
      </w:r>
      <w:r w:rsidR="00E12819">
        <w:rPr>
          <w:rFonts w:ascii="Helvetica Neue Light" w:hAnsi="Helvetica Neue Light"/>
          <w:sz w:val="22"/>
        </w:rPr>
        <w:t xml:space="preserve">Vorbereitung und Präsentation des Projektes auf der </w:t>
      </w:r>
      <w:r w:rsidR="004B4888">
        <w:rPr>
          <w:rFonts w:ascii="Helvetica Neue Light" w:hAnsi="Helvetica Neue Light"/>
          <w:sz w:val="22"/>
        </w:rPr>
        <w:t>Konferenz „</w:t>
      </w:r>
      <w:proofErr w:type="spellStart"/>
      <w:r w:rsidR="004B4888">
        <w:rPr>
          <w:rFonts w:ascii="Helvetica Neue Light" w:hAnsi="Helvetica Neue Light"/>
          <w:sz w:val="22"/>
        </w:rPr>
        <w:t>dha2015</w:t>
      </w:r>
      <w:proofErr w:type="spellEnd"/>
      <w:r w:rsidR="004B4888">
        <w:rPr>
          <w:rFonts w:ascii="Helvetica Neue Light" w:hAnsi="Helvetica Neue Light"/>
          <w:sz w:val="22"/>
        </w:rPr>
        <w:t>“ Österreichische Akademie der Wissenschaften Wien</w:t>
      </w:r>
      <w:r w:rsidR="000426C6">
        <w:rPr>
          <w:rFonts w:ascii="Helvetica Neue Light" w:hAnsi="Helvetica Neue Light"/>
          <w:sz w:val="22"/>
        </w:rPr>
        <w:br/>
      </w:r>
      <w:r w:rsidR="006A2190">
        <w:rPr>
          <w:rFonts w:ascii="Helvetica Neue Light" w:hAnsi="Helvetica Neue Light"/>
          <w:sz w:val="22"/>
        </w:rPr>
        <w:t>Beginn der Ausarbeitung eines Konzeptes zur Einreichung eines Folgeantrages</w:t>
      </w:r>
    </w:p>
    <w:p w:rsidR="00E12819" w:rsidRDefault="001F0150" w:rsidP="00EB1EB3">
      <w:pPr>
        <w:rPr>
          <w:rFonts w:ascii="Helvetica Neue Light" w:hAnsi="Helvetica Neue Light"/>
          <w:sz w:val="22"/>
        </w:rPr>
      </w:pPr>
      <w:r w:rsidRPr="006A2190">
        <w:rPr>
          <w:rFonts w:ascii="Helvetica Neue Light" w:hAnsi="Helvetica Neue Light"/>
          <w:sz w:val="22"/>
          <w:u w:val="single"/>
        </w:rPr>
        <w:t>Dezember :</w:t>
      </w:r>
      <w:r w:rsidRPr="006A2190">
        <w:rPr>
          <w:rFonts w:ascii="Helvetica Neue Light" w:hAnsi="Helvetica Neue Light"/>
          <w:sz w:val="22"/>
        </w:rPr>
        <w:t xml:space="preserve">  </w:t>
      </w:r>
      <w:r>
        <w:rPr>
          <w:rFonts w:ascii="Helvetica Neue Light" w:hAnsi="Helvetica Neue Light"/>
          <w:sz w:val="22"/>
        </w:rPr>
        <w:t>Ausarbeitung und Erstellung einer Liste für Standards</w:t>
      </w:r>
      <w:r w:rsidR="002524FE">
        <w:rPr>
          <w:rFonts w:ascii="Helvetica Neue Light" w:hAnsi="Helvetica Neue Light"/>
          <w:sz w:val="22"/>
        </w:rPr>
        <w:t>, Anpassung des Datenmodells</w:t>
      </w:r>
    </w:p>
    <w:p w:rsidR="001F0150" w:rsidRPr="001F0150" w:rsidRDefault="001F0150">
      <w:pPr>
        <w:rPr>
          <w:rFonts w:ascii="Helvetica Neue Light" w:hAnsi="Helvetica Neue Light"/>
          <w:sz w:val="22"/>
        </w:rPr>
      </w:pPr>
    </w:p>
    <w:sectPr w:rsidR="001F0150" w:rsidRPr="001F0150" w:rsidSect="001F0150">
      <w:footerReference w:type="even" r:id="rId9"/>
      <w:footerReference w:type="default" r:id="rId10"/>
      <w:pgSz w:w="11900" w:h="16840"/>
      <w:pgMar w:top="1417" w:right="1417" w:bottom="1134" w:left="1417" w:header="708" w:footer="708" w:gutter="0"/>
      <w:cols w:space="708"/>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50000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193" w:rsidRDefault="00CD5193" w:rsidP="00CD5193">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CD5193" w:rsidRDefault="00CD5193">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193" w:rsidRDefault="00CD5193" w:rsidP="00CD5193">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sidR="00C229E8">
      <w:rPr>
        <w:rStyle w:val="Seitenzahl"/>
        <w:noProof/>
      </w:rPr>
      <w:t>4</w:t>
    </w:r>
    <w:r>
      <w:rPr>
        <w:rStyle w:val="Seitenzahl"/>
      </w:rPr>
      <w:fldChar w:fldCharType="end"/>
    </w:r>
  </w:p>
  <w:p w:rsidR="00CD5193" w:rsidRDefault="00CD5193">
    <w:pPr>
      <w:pStyle w:val="Fuzeile"/>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embedSystemFonts/>
  <w:proofState w:spelling="clean"/>
  <w:revisionView w:markup="0"/>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compat/>
  <w:rsids>
    <w:rsidRoot w:val="001F0150"/>
    <w:rsid w:val="00041E3E"/>
    <w:rsid w:val="000426C6"/>
    <w:rsid w:val="00166AA5"/>
    <w:rsid w:val="001D4363"/>
    <w:rsid w:val="001F0150"/>
    <w:rsid w:val="002524FE"/>
    <w:rsid w:val="002A6381"/>
    <w:rsid w:val="002B1A19"/>
    <w:rsid w:val="00346D4C"/>
    <w:rsid w:val="004B4888"/>
    <w:rsid w:val="005448FF"/>
    <w:rsid w:val="006A2190"/>
    <w:rsid w:val="00817621"/>
    <w:rsid w:val="0083595C"/>
    <w:rsid w:val="008E49B3"/>
    <w:rsid w:val="008F69A9"/>
    <w:rsid w:val="00954332"/>
    <w:rsid w:val="00975AE2"/>
    <w:rsid w:val="00A925D2"/>
    <w:rsid w:val="00B12A30"/>
    <w:rsid w:val="00BA5591"/>
    <w:rsid w:val="00C229E8"/>
    <w:rsid w:val="00C75C39"/>
    <w:rsid w:val="00CA3C7C"/>
    <w:rsid w:val="00CD5193"/>
    <w:rsid w:val="00CE7EB6"/>
    <w:rsid w:val="00D66371"/>
    <w:rsid w:val="00DF5760"/>
    <w:rsid w:val="00E12819"/>
    <w:rsid w:val="00E42689"/>
    <w:rsid w:val="00E60785"/>
    <w:rsid w:val="00EB1EB3"/>
    <w:rsid w:val="00EC7FFB"/>
    <w:rsid w:val="00ED6043"/>
    <w:rsid w:val="00F20D85"/>
    <w:rsid w:val="00F26B1F"/>
    <w:rsid w:val="00F85D3B"/>
    <w:rsid w:val="00FD030A"/>
    <w:rsid w:val="00FE3AEB"/>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 w:type="paragraph" w:styleId="Fuzeile">
    <w:name w:val="footer"/>
    <w:basedOn w:val="Standard"/>
    <w:link w:val="FuzeileZeichen"/>
    <w:uiPriority w:val="99"/>
    <w:semiHidden/>
    <w:unhideWhenUsed/>
    <w:rsid w:val="00975AE2"/>
    <w:pPr>
      <w:tabs>
        <w:tab w:val="center" w:pos="4536"/>
        <w:tab w:val="right" w:pos="9072"/>
      </w:tabs>
      <w:spacing w:after="0"/>
    </w:pPr>
  </w:style>
  <w:style w:type="character" w:customStyle="1" w:styleId="FuzeileZeichen">
    <w:name w:val="Fußzeile Zeichen"/>
    <w:basedOn w:val="Absatzstandardschriftart"/>
    <w:link w:val="Fuzeile"/>
    <w:uiPriority w:val="99"/>
    <w:semiHidden/>
    <w:rsid w:val="00975AE2"/>
  </w:style>
  <w:style w:type="character" w:styleId="Seitenzahl">
    <w:name w:val="page number"/>
    <w:basedOn w:val="Absatzstandardschriftart"/>
    <w:uiPriority w:val="99"/>
    <w:semiHidden/>
    <w:unhideWhenUsed/>
    <w:rsid w:val="00975AE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2C08"/>
  </w:style>
  <w:style w:type="paragraph" w:styleId="berschrift1">
    <w:name w:val="heading 1"/>
    <w:basedOn w:val="Standard"/>
    <w:next w:val="Standard"/>
    <w:link w:val="berschrift1Zeichen"/>
    <w:qFormat/>
    <w:rsid w:val="00F20119"/>
    <w:pPr>
      <w:keepNext/>
      <w:spacing w:before="240" w:after="60" w:line="360" w:lineRule="auto"/>
      <w:jc w:val="both"/>
      <w:outlineLvl w:val="0"/>
    </w:pPr>
    <w:rPr>
      <w:rFonts w:ascii="Arial" w:eastAsia="Times New Roman" w:hAnsi="Arial" w:cs="Arial"/>
      <w:b/>
      <w:bCs/>
      <w:kern w:val="32"/>
      <w:sz w:val="32"/>
      <w:szCs w:val="32"/>
      <w:lang w:eastAsia="de-DE"/>
    </w:rPr>
  </w:style>
  <w:style w:type="paragraph" w:styleId="berschrift2">
    <w:name w:val="heading 2"/>
    <w:basedOn w:val="Standard"/>
    <w:next w:val="Standard"/>
    <w:link w:val="berschrift2Zeichen"/>
    <w:qFormat/>
    <w:rsid w:val="00F20119"/>
    <w:pPr>
      <w:keepNext/>
      <w:spacing w:before="240" w:after="60" w:line="360" w:lineRule="auto"/>
      <w:jc w:val="both"/>
      <w:outlineLvl w:val="1"/>
    </w:pPr>
    <w:rPr>
      <w:rFonts w:ascii="Arial" w:eastAsia="Times New Roman" w:hAnsi="Arial" w:cs="Arial"/>
      <w:b/>
      <w:bCs/>
      <w:i/>
      <w:iCs/>
      <w:sz w:val="30"/>
      <w:szCs w:val="28"/>
      <w:lang w:eastAsia="de-DE"/>
    </w:rPr>
  </w:style>
  <w:style w:type="paragraph" w:styleId="berschrift3">
    <w:name w:val="heading 3"/>
    <w:basedOn w:val="Standard"/>
    <w:next w:val="Standard"/>
    <w:link w:val="berschrift3Zeichen"/>
    <w:qFormat/>
    <w:rsid w:val="00F20119"/>
    <w:pPr>
      <w:keepNext/>
      <w:spacing w:before="240" w:after="60" w:line="360" w:lineRule="auto"/>
      <w:jc w:val="both"/>
      <w:outlineLvl w:val="2"/>
    </w:pPr>
    <w:rPr>
      <w:rFonts w:ascii="Arial" w:eastAsia="Times New Roman" w:hAnsi="Arial" w:cs="Arial"/>
      <w:b/>
      <w:bCs/>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F20119"/>
    <w:rPr>
      <w:rFonts w:ascii="Arial" w:eastAsia="Times New Roman" w:hAnsi="Arial" w:cs="Arial"/>
      <w:b/>
      <w:bCs/>
      <w:kern w:val="32"/>
      <w:sz w:val="32"/>
      <w:szCs w:val="32"/>
      <w:lang w:eastAsia="de-DE"/>
    </w:rPr>
  </w:style>
  <w:style w:type="character" w:customStyle="1" w:styleId="berschrift2Zeichen">
    <w:name w:val="Überschrift 2 Zeichen"/>
    <w:basedOn w:val="Absatzstandardschriftart"/>
    <w:link w:val="berschrift2"/>
    <w:rsid w:val="00F20119"/>
    <w:rPr>
      <w:rFonts w:ascii="Arial" w:eastAsia="Times New Roman" w:hAnsi="Arial" w:cs="Arial"/>
      <w:b/>
      <w:bCs/>
      <w:i/>
      <w:iCs/>
      <w:sz w:val="30"/>
      <w:szCs w:val="28"/>
      <w:lang w:eastAsia="de-DE"/>
    </w:rPr>
  </w:style>
  <w:style w:type="character" w:customStyle="1" w:styleId="berschrift3Zeichen">
    <w:name w:val="Überschrift 3 Zeichen"/>
    <w:basedOn w:val="Absatzstandardschriftart"/>
    <w:link w:val="berschrift3"/>
    <w:rsid w:val="00F20119"/>
    <w:rPr>
      <w:rFonts w:ascii="Arial" w:eastAsia="Times New Roman" w:hAnsi="Arial" w:cs="Arial"/>
      <w:b/>
      <w:bCs/>
      <w:sz w:val="28"/>
      <w:szCs w:val="26"/>
      <w:lang w:eastAsia="de-DE"/>
    </w:rPr>
  </w:style>
  <w:style w:type="paragraph" w:customStyle="1" w:styleId="berschrift3a">
    <w:name w:val="Überschrift 3a"/>
    <w:basedOn w:val="berschrift3"/>
    <w:rsid w:val="00F20119"/>
    <w:pPr>
      <w:ind w:left="567"/>
    </w:pPr>
    <w:rPr>
      <w:i/>
      <w:sz w:val="24"/>
    </w:rPr>
  </w:style>
  <w:style w:type="paragraph" w:customStyle="1" w:styleId="berschrift3b">
    <w:name w:val="Überschrift 3b"/>
    <w:basedOn w:val="Standard"/>
    <w:rsid w:val="00F20119"/>
    <w:pPr>
      <w:spacing w:after="0" w:line="360" w:lineRule="auto"/>
      <w:ind w:firstLine="708"/>
      <w:jc w:val="both"/>
    </w:pPr>
    <w:rPr>
      <w:rFonts w:ascii="Times New Roman" w:eastAsia="Times New Roman" w:hAnsi="Times New Roman" w:cs="Times New Roman"/>
      <w:b/>
      <w:bCs/>
      <w:szCs w:val="20"/>
      <w:lang w:eastAsia="de-DE"/>
    </w:rPr>
  </w:style>
  <w:style w:type="paragraph" w:styleId="Listenabsatz">
    <w:name w:val="List Paragraph"/>
    <w:basedOn w:val="Standard"/>
    <w:uiPriority w:val="34"/>
    <w:qFormat/>
    <w:rsid w:val="001F0150"/>
    <w:pPr>
      <w:ind w:left="720"/>
      <w:contextualSpacing/>
    </w:pPr>
  </w:style>
  <w:style w:type="character" w:styleId="Link">
    <w:name w:val="Hyperlink"/>
    <w:basedOn w:val="Absatzstandardschriftart"/>
    <w:uiPriority w:val="99"/>
    <w:semiHidden/>
    <w:unhideWhenUsed/>
    <w:rsid w:val="00A925D2"/>
    <w:rPr>
      <w:color w:val="0000FF" w:themeColor="hyperlink"/>
      <w:u w:val="single"/>
    </w:rPr>
  </w:style>
  <w:style w:type="paragraph" w:styleId="Sprechblasentext">
    <w:name w:val="Balloon Text"/>
    <w:basedOn w:val="Standard"/>
    <w:link w:val="SprechblasentextZeichen"/>
    <w:uiPriority w:val="99"/>
    <w:semiHidden/>
    <w:unhideWhenUsed/>
    <w:rsid w:val="00FD030A"/>
    <w:pPr>
      <w:spacing w:after="0"/>
    </w:pPr>
    <w:rPr>
      <w:rFonts w:ascii="Lucida Grande" w:hAnsi="Lucida Grande"/>
      <w:sz w:val="18"/>
      <w:szCs w:val="18"/>
    </w:rPr>
  </w:style>
  <w:style w:type="character" w:customStyle="1" w:styleId="SprechblasentextZeichen">
    <w:name w:val="Sprechblasentext Zeichen"/>
    <w:basedOn w:val="Absatzstandardschriftart"/>
    <w:link w:val="Sprechblasentext"/>
    <w:uiPriority w:val="99"/>
    <w:semiHidden/>
    <w:rsid w:val="00FD030A"/>
    <w:rPr>
      <w:rFonts w:ascii="Lucida Grande" w:hAnsi="Lucida Grande"/>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3" Type="http://schemas.microsoft.com/office/2007/relationships/stylesWithEffects" Target="stylesWithEffects.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cyberparks-project.eu/news/32-icity-enhancing-places-through-technology" TargetMode="Externa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1251</Words>
  <Characters>7133</Characters>
  <Application>Microsoft Macintosh Word</Application>
  <DocSecurity>0</DocSecurity>
  <Lines>59</Lines>
  <Paragraphs>14</Paragraphs>
  <ScaleCrop>false</ScaleCrop>
  <Company>TU Graz</Company>
  <LinksUpToDate>false</LinksUpToDate>
  <CharactersWithSpaces>8759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zedlacher</dc:creator>
  <cp:keywords/>
  <cp:lastModifiedBy>Christoph Breser</cp:lastModifiedBy>
  <cp:revision>3</cp:revision>
  <dcterms:created xsi:type="dcterms:W3CDTF">2016-02-05T12:07:00Z</dcterms:created>
  <dcterms:modified xsi:type="dcterms:W3CDTF">2016-02-05T14:12:00Z</dcterms:modified>
</cp:coreProperties>
</file>